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147CB1" w14:textId="590FEE42" w:rsidR="000A11E9" w:rsidRPr="00C71ACA" w:rsidRDefault="005C3CBB" w:rsidP="00C71ACA">
      <w:pPr>
        <w:jc w:val="center"/>
        <w:rPr>
          <w:b/>
          <w:bCs/>
          <w:sz w:val="36"/>
          <w:szCs w:val="36"/>
        </w:rPr>
      </w:pPr>
      <w:ins w:id="0" w:author="Claude" w:date="2026-07-01T00:00:00Z">
        <w:r w:rsidRPr="00C71ACA">
          <w:rPr>
            <w:b/>
            <w:bCs/>
            <w:sz w:val="36"/>
            <w:szCs w:val="36"/>
            <w:highlight w:val="yellow"/>
          </w:rPr>
          <w:t>Fractional-Order Dynamics of Cardio-Respiratory Oxygen Transport: A Stable Regulator of Human Endurance and the Boundary of Chaos</w:t>
        </w:r>
      </w:ins>
    </w:p>
    <w:p w14:paraId="32005D4E" w14:textId="77777777" w:rsidR="002D2A23" w:rsidRPr="007C37FC" w:rsidRDefault="002D2A23" w:rsidP="00F254B9">
      <w:pPr>
        <w:spacing w:after="0" w:line="240" w:lineRule="auto"/>
        <w:jc w:val="center"/>
      </w:pPr>
      <w:bookmarkStart w:id="1" w:name="_Hlk67764395"/>
      <w:proofErr w:type="spellStart"/>
      <w:r>
        <w:t>Aashima</w:t>
      </w:r>
      <w:proofErr w:type="spellEnd"/>
      <w:r>
        <w:t xml:space="preserve"> Bangia</w:t>
      </w:r>
      <w:r>
        <w:rPr>
          <w:vertAlign w:val="superscript"/>
        </w:rPr>
        <w:t>1</w:t>
      </w:r>
      <w:r>
        <w:t xml:space="preserve">, </w:t>
      </w:r>
      <w:proofErr w:type="spellStart"/>
      <w:r>
        <w:rPr>
          <w:bCs/>
        </w:rPr>
        <w:t>Rashmi</w:t>
      </w:r>
      <w:proofErr w:type="spellEnd"/>
      <w:r>
        <w:rPr>
          <w:bCs/>
        </w:rPr>
        <w:t xml:space="preserve"> Bhardwaj</w:t>
      </w:r>
      <w:r>
        <w:rPr>
          <w:bCs/>
          <w:vertAlign w:val="superscript"/>
        </w:rPr>
        <w:t>2</w:t>
      </w:r>
      <w:r>
        <w:rPr>
          <w:bCs/>
        </w:rPr>
        <w:t xml:space="preserve">, </w:t>
      </w:r>
      <w:proofErr w:type="spellStart"/>
      <w:r>
        <w:rPr>
          <w:rFonts w:eastAsia="Calibri"/>
        </w:rPr>
        <w:t>Asokan</w:t>
      </w:r>
      <w:proofErr w:type="spellEnd"/>
      <w:r>
        <w:rPr>
          <w:rFonts w:eastAsia="Calibri"/>
        </w:rPr>
        <w:t xml:space="preserve"> Vasudevan</w:t>
      </w:r>
      <w:r>
        <w:rPr>
          <w:rFonts w:eastAsia="Calibri"/>
          <w:vertAlign w:val="superscript"/>
        </w:rPr>
        <w:t>3,</w:t>
      </w:r>
      <w:r>
        <w:rPr>
          <w:rFonts w:eastAsia="Calibri"/>
        </w:rPr>
        <w:t xml:space="preserve"> </w:t>
      </w:r>
      <w:proofErr w:type="spellStart"/>
      <w:r>
        <w:rPr>
          <w:rFonts w:eastAsia="Calibri"/>
        </w:rPr>
        <w:t>Naeema</w:t>
      </w:r>
      <w:proofErr w:type="spellEnd"/>
      <w:r>
        <w:rPr>
          <w:rFonts w:eastAsia="Calibri"/>
        </w:rPr>
        <w:t xml:space="preserve"> </w:t>
      </w:r>
      <w:proofErr w:type="spellStart"/>
      <w:r>
        <w:rPr>
          <w:rFonts w:eastAsia="Calibri"/>
        </w:rPr>
        <w:t>Darwish</w:t>
      </w:r>
      <w:proofErr w:type="spellEnd"/>
      <w:r>
        <w:rPr>
          <w:rFonts w:eastAsia="Calibri"/>
        </w:rPr>
        <w:t xml:space="preserve"> </w:t>
      </w:r>
      <w:proofErr w:type="spellStart"/>
      <w:r>
        <w:rPr>
          <w:rFonts w:eastAsia="Calibri"/>
        </w:rPr>
        <w:t>Khamis</w:t>
      </w:r>
      <w:proofErr w:type="spellEnd"/>
      <w:r>
        <w:rPr>
          <w:rFonts w:eastAsia="Calibri"/>
        </w:rPr>
        <w:t xml:space="preserve"> </w:t>
      </w:r>
      <w:proofErr w:type="gramStart"/>
      <w:r>
        <w:rPr>
          <w:rFonts w:eastAsia="Calibri"/>
        </w:rPr>
        <w:t>Al</w:t>
      </w:r>
      <w:proofErr w:type="gramEnd"/>
      <w:r>
        <w:rPr>
          <w:rFonts w:eastAsia="Calibri"/>
        </w:rPr>
        <w:t xml:space="preserve"> Maashari</w:t>
      </w:r>
      <w:r>
        <w:rPr>
          <w:rFonts w:eastAsia="Calibri"/>
          <w:vertAlign w:val="superscript"/>
        </w:rPr>
        <w:t>4</w:t>
      </w:r>
      <w:r>
        <w:rPr>
          <w:rFonts w:eastAsia="Calibri"/>
        </w:rPr>
        <w:t xml:space="preserve">, </w:t>
      </w:r>
      <w:proofErr w:type="spellStart"/>
      <w:r>
        <w:rPr>
          <w:rFonts w:eastAsia="Calibri"/>
        </w:rPr>
        <w:t>Yafang</w:t>
      </w:r>
      <w:proofErr w:type="spellEnd"/>
      <w:r>
        <w:rPr>
          <w:rFonts w:eastAsia="Calibri"/>
        </w:rPr>
        <w:t xml:space="preserve"> Yan</w:t>
      </w:r>
      <w:r>
        <w:rPr>
          <w:rFonts w:eastAsia="Calibri"/>
          <w:vertAlign w:val="superscript"/>
        </w:rPr>
        <w:t>5</w:t>
      </w:r>
      <w:r>
        <w:rPr>
          <w:rFonts w:eastAsia="Calibri"/>
        </w:rPr>
        <w:t xml:space="preserve"> </w:t>
      </w:r>
      <w:proofErr w:type="spellStart"/>
      <w:r>
        <w:rPr>
          <w:rFonts w:eastAsia="Calibri"/>
        </w:rPr>
        <w:t>Khin</w:t>
      </w:r>
      <w:proofErr w:type="spellEnd"/>
      <w:r>
        <w:rPr>
          <w:rFonts w:eastAsia="Calibri"/>
        </w:rPr>
        <w:t xml:space="preserve"> </w:t>
      </w:r>
      <w:proofErr w:type="spellStart"/>
      <w:r>
        <w:rPr>
          <w:rFonts w:eastAsia="Calibri"/>
        </w:rPr>
        <w:t>Yadanar</w:t>
      </w:r>
      <w:proofErr w:type="spellEnd"/>
      <w:r>
        <w:rPr>
          <w:rFonts w:eastAsia="Calibri"/>
        </w:rPr>
        <w:t xml:space="preserve"> Htun</w:t>
      </w:r>
      <w:r>
        <w:rPr>
          <w:rFonts w:eastAsia="Calibri"/>
          <w:vertAlign w:val="superscript"/>
        </w:rPr>
        <w:t>6</w:t>
      </w:r>
    </w:p>
    <w:p w14:paraId="53084C5B" w14:textId="77777777" w:rsidR="00C860FF" w:rsidRDefault="002D2A23" w:rsidP="00F254B9">
      <w:pPr>
        <w:spacing w:after="0" w:line="240" w:lineRule="auto"/>
        <w:jc w:val="center"/>
      </w:pPr>
      <w:r>
        <w:rPr>
          <w:vertAlign w:val="superscript"/>
        </w:rPr>
        <w:t>1</w:t>
      </w:r>
      <w:r>
        <w:t xml:space="preserve">Assistant Professor, </w:t>
      </w:r>
      <w:r>
        <w:rPr>
          <w:rFonts w:eastAsia="Calibri"/>
        </w:rPr>
        <w:t>Sharda University, Greater Noida, U.P.-201310</w:t>
      </w:r>
      <w:r>
        <w:t xml:space="preserve">. </w:t>
      </w:r>
    </w:p>
    <w:p w14:paraId="006622CB" w14:textId="77777777" w:rsidR="002D2A23" w:rsidRPr="002D2A23" w:rsidRDefault="00C860FF" w:rsidP="00F254B9">
      <w:pPr>
        <w:spacing w:after="0" w:line="240" w:lineRule="auto"/>
        <w:jc w:val="center"/>
      </w:pPr>
      <w:r>
        <w:t xml:space="preserve">Email: </w:t>
      </w:r>
      <w:hyperlink r:id="rId5" w:history="1">
        <w:r>
          <w:rPr>
            <w:color w:val="0563C1" w:themeColor="hyperlink"/>
            <w:u w:val="single"/>
          </w:rPr>
          <w:t>aashima1408@gmail.com</w:t>
        </w:r>
      </w:hyperlink>
      <w:r>
        <w:rPr>
          <w:color w:val="0563C1" w:themeColor="hyperlink"/>
          <w:u w:val="single"/>
        </w:rPr>
        <w:t xml:space="preserve"> </w:t>
      </w:r>
      <w:r>
        <w:t xml:space="preserve">ORCID: </w:t>
      </w:r>
      <w:hyperlink r:id="rId6" w:history="1">
        <w:r>
          <w:rPr>
            <w:color w:val="0563C1" w:themeColor="hyperlink"/>
            <w:u w:val="single"/>
          </w:rPr>
          <w:t>https://orcid.org/0000-0003-0803-1752</w:t>
        </w:r>
      </w:hyperlink>
    </w:p>
    <w:p w14:paraId="69517027" w14:textId="77777777" w:rsidR="002D2A23" w:rsidRPr="002D2A23" w:rsidRDefault="002D2A23" w:rsidP="00F254B9">
      <w:pPr>
        <w:spacing w:after="0" w:line="240" w:lineRule="auto"/>
        <w:jc w:val="center"/>
      </w:pPr>
      <w:r>
        <w:rPr>
          <w:vertAlign w:val="superscript"/>
        </w:rPr>
        <w:t>2</w:t>
      </w:r>
      <w:r>
        <w:t xml:space="preserve">Professor of Mathematics, Head, Non-Linear Dynamics Research Lab, </w:t>
      </w:r>
    </w:p>
    <w:p w14:paraId="74488107" w14:textId="77777777" w:rsidR="002D2A23" w:rsidRPr="002D2A23" w:rsidRDefault="002D2A23" w:rsidP="00F254B9">
      <w:pPr>
        <w:spacing w:after="0" w:line="240" w:lineRule="auto"/>
        <w:jc w:val="center"/>
      </w:pPr>
      <w:r>
        <w:t>University School of Basic and Applied Science, GGSIPU, Delhi</w:t>
      </w:r>
    </w:p>
    <w:p w14:paraId="1C8AD13F" w14:textId="77777777" w:rsidR="005C3CBB" w:rsidRPr="00C860FF" w:rsidRDefault="00C860FF" w:rsidP="00C860FF">
      <w:pPr>
        <w:spacing w:after="0" w:line="240" w:lineRule="auto"/>
        <w:jc w:val="center"/>
      </w:pPr>
      <w:r>
        <w:t xml:space="preserve">Email: </w:t>
      </w:r>
      <w:hyperlink r:id="rId7" w:history="1">
        <w:r>
          <w:rPr>
            <w:color w:val="0563C1" w:themeColor="hyperlink"/>
            <w:u w:val="single"/>
          </w:rPr>
          <w:t>rashmib@ipu.ac.in</w:t>
        </w:r>
      </w:hyperlink>
      <w:r>
        <w:t xml:space="preserve">  </w:t>
      </w:r>
    </w:p>
    <w:p w14:paraId="148A205A" w14:textId="77777777" w:rsidR="00C860FF" w:rsidRDefault="00C860FF" w:rsidP="00C860FF">
      <w:pPr>
        <w:spacing w:after="0" w:line="240" w:lineRule="auto"/>
        <w:jc w:val="center"/>
        <w:rPr>
          <w:rFonts w:eastAsia="Calibri"/>
          <w:lang w:val="en-US"/>
        </w:rPr>
      </w:pPr>
      <w:r>
        <w:rPr>
          <w:rFonts w:eastAsia="Calibri"/>
          <w:vertAlign w:val="superscript"/>
          <w:lang w:val="en-US"/>
        </w:rPr>
        <w:t>3</w:t>
      </w:r>
      <w:r>
        <w:rPr>
          <w:rFonts w:eastAsia="Calibri"/>
          <w:lang w:val="en-US"/>
        </w:rPr>
        <w:t xml:space="preserve">Faculty of Business and Communications, INTI International University, </w:t>
      </w:r>
      <w:proofErr w:type="spellStart"/>
      <w:r>
        <w:rPr>
          <w:rFonts w:eastAsia="Calibri"/>
          <w:lang w:val="en-US"/>
        </w:rPr>
        <w:t>Negeri</w:t>
      </w:r>
      <w:proofErr w:type="spellEnd"/>
      <w:r>
        <w:rPr>
          <w:rFonts w:eastAsia="Calibri"/>
          <w:lang w:val="en-US"/>
        </w:rPr>
        <w:t xml:space="preserve"> Sembilan 71800, Malaysia. </w:t>
      </w:r>
    </w:p>
    <w:p w14:paraId="1207D498" w14:textId="77777777" w:rsidR="007C37FC" w:rsidRDefault="00C860FF" w:rsidP="00C860FF">
      <w:pPr>
        <w:spacing w:after="0" w:line="240" w:lineRule="auto"/>
        <w:jc w:val="center"/>
      </w:pPr>
      <w:r>
        <w:rPr>
          <w:rFonts w:eastAsia="Calibri"/>
          <w:lang w:val="en-US"/>
        </w:rPr>
        <w:t xml:space="preserve">Email: </w:t>
      </w:r>
      <w:hyperlink r:id="rId8" w:history="1">
        <w:r>
          <w:rPr>
            <w:rStyle w:val="Hyperlink"/>
            <w:rFonts w:eastAsia="Calibri"/>
            <w:lang w:val="en-US"/>
          </w:rPr>
          <w:t>asokan.vasudevan@newinti.edu.my</w:t>
        </w:r>
      </w:hyperlink>
      <w:r>
        <w:rPr>
          <w:rFonts w:eastAsia="Calibri"/>
          <w:lang w:val="en-US"/>
        </w:rPr>
        <w:t xml:space="preserve">  ORCID: </w:t>
      </w:r>
      <w:hyperlink r:id="rId9" w:history="1">
        <w:r>
          <w:rPr>
            <w:rStyle w:val="Hyperlink"/>
            <w:rFonts w:eastAsia="Calibri"/>
            <w:lang w:val="en-US"/>
          </w:rPr>
          <w:t>https://orcid.org/0000-0002-9866-4045</w:t>
        </w:r>
      </w:hyperlink>
    </w:p>
    <w:p w14:paraId="51739206" w14:textId="77777777" w:rsidR="007C37FC" w:rsidRDefault="008F2965" w:rsidP="00C860FF">
      <w:pPr>
        <w:spacing w:after="0" w:line="240" w:lineRule="auto"/>
        <w:jc w:val="center"/>
      </w:pPr>
      <w:r>
        <w:rPr>
          <w:vertAlign w:val="superscript"/>
        </w:rPr>
        <w:t>4</w:t>
      </w:r>
      <w:r>
        <w:t xml:space="preserve">Faculty of Business and Communications, INTI International University, </w:t>
      </w:r>
      <w:proofErr w:type="spellStart"/>
      <w:r>
        <w:t>Persiaran</w:t>
      </w:r>
      <w:proofErr w:type="spellEnd"/>
      <w:r>
        <w:t xml:space="preserve"> </w:t>
      </w:r>
      <w:proofErr w:type="spellStart"/>
      <w:r>
        <w:t>Perdana</w:t>
      </w:r>
      <w:proofErr w:type="spellEnd"/>
      <w:r>
        <w:t xml:space="preserve"> BBN Putra </w:t>
      </w:r>
      <w:proofErr w:type="spellStart"/>
      <w:r>
        <w:t>Nilai</w:t>
      </w:r>
      <w:proofErr w:type="spellEnd"/>
      <w:r>
        <w:t xml:space="preserve">, 71800 </w:t>
      </w:r>
      <w:proofErr w:type="spellStart"/>
      <w:r>
        <w:t>Nilai</w:t>
      </w:r>
      <w:proofErr w:type="spellEnd"/>
      <w:r>
        <w:t xml:space="preserve">, </w:t>
      </w:r>
      <w:proofErr w:type="spellStart"/>
      <w:r>
        <w:t>Negeri</w:t>
      </w:r>
      <w:proofErr w:type="spellEnd"/>
      <w:r>
        <w:t xml:space="preserve"> Sembilan, Malaysia, Email: </w:t>
      </w:r>
      <w:hyperlink r:id="rId10" w:history="1">
        <w:r>
          <w:rPr>
            <w:rStyle w:val="Hyperlink"/>
          </w:rPr>
          <w:t>i24025706@student.newinti.edu.my</w:t>
        </w:r>
      </w:hyperlink>
      <w:r>
        <w:t>, https://orcid.org/0009-0008-6093-2666</w:t>
      </w:r>
    </w:p>
    <w:p w14:paraId="59B5E2F8" w14:textId="77777777" w:rsidR="008F2965" w:rsidRDefault="008F2965" w:rsidP="00C860FF">
      <w:pPr>
        <w:spacing w:after="0" w:line="240" w:lineRule="auto"/>
        <w:jc w:val="center"/>
      </w:pPr>
      <w:r>
        <w:rPr>
          <w:vertAlign w:val="superscript"/>
        </w:rPr>
        <w:t>5</w:t>
      </w:r>
      <w:r>
        <w:t xml:space="preserve">Faculty of Liberal Arts, </w:t>
      </w:r>
      <w:proofErr w:type="spellStart"/>
      <w:r>
        <w:t>Shinawatra</w:t>
      </w:r>
      <w:proofErr w:type="spellEnd"/>
      <w:r>
        <w:t xml:space="preserve"> University, Thailand, email:  email:18778460649@163.com</w:t>
      </w:r>
    </w:p>
    <w:p w14:paraId="31D1286D" w14:textId="77777777" w:rsidR="008F2965" w:rsidRDefault="0046091C" w:rsidP="00C860FF">
      <w:pPr>
        <w:spacing w:after="0" w:line="240" w:lineRule="auto"/>
        <w:jc w:val="center"/>
      </w:pPr>
      <w:r>
        <w:rPr>
          <w:vertAlign w:val="superscript"/>
        </w:rPr>
        <w:t>6</w:t>
      </w:r>
      <w:r>
        <w:t xml:space="preserve">Faculty of Business and Communications, INTI International University, </w:t>
      </w:r>
      <w:proofErr w:type="spellStart"/>
      <w:r>
        <w:t>Persiaran</w:t>
      </w:r>
      <w:proofErr w:type="spellEnd"/>
      <w:r>
        <w:t xml:space="preserve"> </w:t>
      </w:r>
      <w:proofErr w:type="spellStart"/>
      <w:r>
        <w:t>Perdana</w:t>
      </w:r>
      <w:proofErr w:type="spellEnd"/>
      <w:r>
        <w:t xml:space="preserve"> BBN Putra </w:t>
      </w:r>
      <w:proofErr w:type="spellStart"/>
      <w:r>
        <w:t>Nilai</w:t>
      </w:r>
      <w:proofErr w:type="spellEnd"/>
      <w:r>
        <w:t xml:space="preserve">, 71800 </w:t>
      </w:r>
      <w:proofErr w:type="spellStart"/>
      <w:r>
        <w:t>Nilai</w:t>
      </w:r>
      <w:proofErr w:type="spellEnd"/>
      <w:r>
        <w:t xml:space="preserve">, </w:t>
      </w:r>
      <w:proofErr w:type="spellStart"/>
      <w:r>
        <w:t>Negeri</w:t>
      </w:r>
      <w:proofErr w:type="spellEnd"/>
      <w:r>
        <w:t xml:space="preserve"> Sembilan, Malaysia, email: khinyadanarhtun78@gmail.com, https://orcid.org/0009-0000-7359-8603</w:t>
      </w:r>
    </w:p>
    <w:p w14:paraId="40089964" w14:textId="77777777" w:rsidR="007C37FC" w:rsidRDefault="007C37FC" w:rsidP="00C860FF">
      <w:pPr>
        <w:spacing w:after="0" w:line="240" w:lineRule="auto"/>
        <w:jc w:val="center"/>
      </w:pPr>
    </w:p>
    <w:p w14:paraId="24F16939" w14:textId="77777777" w:rsidR="007C37FC" w:rsidRDefault="007C37FC" w:rsidP="00C860FF">
      <w:pPr>
        <w:spacing w:after="0" w:line="240" w:lineRule="auto"/>
        <w:jc w:val="center"/>
      </w:pPr>
    </w:p>
    <w:p w14:paraId="5C5E65A7" w14:textId="77777777" w:rsidR="005C3CBB" w:rsidRPr="00183ACE" w:rsidRDefault="00C860FF" w:rsidP="00183ACE">
      <w:pPr>
        <w:spacing w:after="0" w:line="240" w:lineRule="auto"/>
        <w:rPr>
          <w:rFonts w:eastAsia="Calibri"/>
          <w:lang w:val="en-US"/>
        </w:rPr>
      </w:pPr>
      <w:r>
        <w:rPr>
          <w:rFonts w:eastAsia="Calibri"/>
          <w:lang w:val="en-US"/>
        </w:rPr>
        <w:t xml:space="preserve"> </w:t>
      </w:r>
      <w:r>
        <w:rPr>
          <w:b/>
          <w:bCs/>
        </w:rPr>
        <w:t>Abstract</w:t>
      </w:r>
    </w:p>
    <w:p w14:paraId="2C6EAF7B" w14:textId="6661DE30" w:rsidR="005C3CBB" w:rsidRDefault="00FF0051" w:rsidP="00525759">
      <w:pPr>
        <w:spacing w:after="200" w:line="360" w:lineRule="auto"/>
        <w:jc w:val="both"/>
      </w:pPr>
      <w:ins w:id="2" w:author="Claude" w:date="2026-07-01T00:00:00Z">
        <w:r>
          <w:rPr>
            <w:highlight w:val="yellow"/>
          </w:rPr>
          <w:t>This work develops a fractional-order dynamical model of coupled cardio-respiratory oxygen transport among the lungs, the heart and bloodstream, and the body tissues, and studies the conditions under which the human body sustains or loses stable oxygen regulation during sustained effort. The three-compartment system is formulated with Caputo fractional derivatives of order q, so that physiological memory arising from delayed oxygen uptake, circulatory transport lags, and gradual tissue utilisation</w:t>
        </w:r>
      </w:ins>
      <w:r>
        <w:rPr>
          <w:highlight w:val="yellow"/>
        </w:rPr>
        <w:t xml:space="preserve"> </w:t>
      </w:r>
      <w:ins w:id="3" w:author="Claude" w:date="2026-07-01T00:00:00Z">
        <w:r>
          <w:rPr>
            <w:highlight w:val="yellow"/>
          </w:rPr>
          <w:t xml:space="preserve">is represented intrinsically rather than through added delay terms. The equilibrium structure is derived, and the associated Jacobian matrix is obtained in closed form as a real, non-symmetric operator. Local stability is established rigorously using the </w:t>
        </w:r>
        <w:proofErr w:type="spellStart"/>
        <w:r>
          <w:rPr>
            <w:highlight w:val="yellow"/>
          </w:rPr>
          <w:t>Matignon</w:t>
        </w:r>
        <w:proofErr w:type="spellEnd"/>
        <w:r>
          <w:rPr>
            <w:highlight w:val="yellow"/>
          </w:rPr>
          <w:t xml:space="preserve"> criterion appropriate to fractional-order systems: at the physiological operating point the eigenvalues give a minimum argument of 1.605 radians, yielding a critical order of 1.02, so the regulated state is a stable focus for every admissible order between zero and one. This analytical result is confirmed numerically by the largest </w:t>
        </w:r>
        <w:proofErr w:type="spellStart"/>
        <w:r>
          <w:rPr>
            <w:highlight w:val="yellow"/>
          </w:rPr>
          <w:t>Lyapunov</w:t>
        </w:r>
        <w:proofErr w:type="spellEnd"/>
        <w:r>
          <w:rPr>
            <w:highlight w:val="yellow"/>
          </w:rPr>
          <w:t xml:space="preserve"> exponent, computed with a </w:t>
        </w:r>
        <w:proofErr w:type="spellStart"/>
        <w:r>
          <w:rPr>
            <w:highlight w:val="yellow"/>
          </w:rPr>
          <w:t>variational</w:t>
        </w:r>
        <w:proofErr w:type="spellEnd"/>
        <w:r>
          <w:rPr>
            <w:highlight w:val="yellow"/>
          </w:rPr>
          <w:t xml:space="preserve"> method validated on the classical Lorenz system, which returns a value of </w:t>
        </w:r>
      </w:ins>
      <w:r>
        <w:rPr>
          <w:highlight w:val="yellow"/>
        </w:rPr>
        <w:t>-</w:t>
      </w:r>
      <w:ins w:id="4" w:author="Claude" w:date="2026-07-01T00:00:00Z">
        <w:r>
          <w:rPr>
            <w:highlight w:val="yellow"/>
          </w:rPr>
          <w:t xml:space="preserve">0.10 independent of the initial condition. The model therefore describes a robustly self-regulating oxygen-transport system, and this stable regime is interpreted as the dynamical basis of endurance. A physiologically motivated extension in which the cardiac response gain is separated from and exceeds the pulmonary transfer coefficient and the metabolic dissipation is raised to realistic levels undergoes a genuine transition to chaotic dynamics, offering a candidate description of cardio-respiratory dysregulation and fatigue. Notably, stronger memory (a lower fractional order) suppresses this chaos, indicating that the fractional formulation enhances the robustness of the regulated endurance </w:t>
        </w:r>
        <w:r>
          <w:rPr>
            <w:highlight w:val="yellow"/>
          </w:rPr>
          <w:lastRenderedPageBreak/>
          <w:t>state. A parameter-sensitivity analysis confirms that stability persists across the physiological ranges of the transport, breathing, and metabolic parameters. The findings connect fractional-order nonlinear dynamics to measurable endurance and recovery in sports science, physiotherapy, and cardio-respiratory health monitoring. Numerical simulations employ a fractional Adams–</w:t>
        </w:r>
        <w:proofErr w:type="spellStart"/>
        <w:r>
          <w:rPr>
            <w:highlight w:val="yellow"/>
          </w:rPr>
          <w:t>Bashforth</w:t>
        </w:r>
        <w:proofErr w:type="spellEnd"/>
        <w:r>
          <w:rPr>
            <w:highlight w:val="yellow"/>
          </w:rPr>
          <w:t>–Moulton</w:t>
        </w:r>
      </w:ins>
      <w:r>
        <w:rPr>
          <w:highlight w:val="yellow"/>
        </w:rPr>
        <w:t xml:space="preserve"> (ABM)</w:t>
      </w:r>
      <w:ins w:id="5" w:author="Claude" w:date="2026-07-01T00:00:00Z">
        <w:r>
          <w:rPr>
            <w:highlight w:val="yellow"/>
          </w:rPr>
          <w:t xml:space="preserve"> scheme.</w:t>
        </w:r>
      </w:ins>
    </w:p>
    <w:p w14:paraId="2D4EC62B" w14:textId="5D2DCEAE" w:rsidR="00407B97" w:rsidRDefault="00407B97" w:rsidP="00F44192">
      <w:pPr>
        <w:spacing w:after="200" w:line="360" w:lineRule="auto"/>
        <w:jc w:val="both"/>
      </w:pPr>
      <w:r>
        <w:rPr>
          <w:b/>
          <w:bCs/>
          <w:i/>
          <w:iCs/>
        </w:rPr>
        <w:t>Keywords</w:t>
      </w:r>
      <w:r w:rsidRPr="00C71ACA">
        <w:rPr>
          <w:b/>
          <w:bCs/>
        </w:rPr>
        <w:t>:</w:t>
      </w:r>
      <w:r w:rsidR="00C71ACA">
        <w:t xml:space="preserve"> </w:t>
      </w:r>
      <w:ins w:id="6" w:author="Claude" w:date="2026-07-01T00:00:00Z">
        <w:r>
          <w:rPr>
            <w:highlight w:val="yellow"/>
          </w:rPr>
          <w:t xml:space="preserve">Caputo fractional derivative; Cardio-respiratory coupling; Chaos; Largest </w:t>
        </w:r>
        <w:proofErr w:type="spellStart"/>
        <w:r>
          <w:rPr>
            <w:highlight w:val="yellow"/>
          </w:rPr>
          <w:t>Lyapunov</w:t>
        </w:r>
        <w:proofErr w:type="spellEnd"/>
        <w:r>
          <w:rPr>
            <w:highlight w:val="yellow"/>
          </w:rPr>
          <w:t xml:space="preserve"> exponent; Oxygen transport</w:t>
        </w:r>
      </w:ins>
      <w:r w:rsidR="00C71ACA">
        <w:t xml:space="preserve">, Fractional order Differential Equations (FODE), Fractional order Modelling, Adam </w:t>
      </w:r>
      <w:proofErr w:type="spellStart"/>
      <w:r w:rsidR="00C71ACA">
        <w:t>Bashforth</w:t>
      </w:r>
      <w:proofErr w:type="spellEnd"/>
      <w:r w:rsidR="00C71ACA">
        <w:t xml:space="preserve"> Moulton (ABM)</w:t>
      </w:r>
    </w:p>
    <w:p w14:paraId="42153A36" w14:textId="77777777" w:rsidR="005C3CBB" w:rsidRDefault="00297437" w:rsidP="002325B6">
      <w:pPr>
        <w:spacing w:after="200" w:line="360" w:lineRule="auto"/>
        <w:jc w:val="both"/>
      </w:pPr>
      <w:r>
        <w:rPr>
          <w:b/>
          <w:bCs/>
        </w:rPr>
        <w:t>AMS Classification</w:t>
      </w:r>
      <w:r>
        <w:t>: 37M05, 37M10, 37Fxx, 65-XX</w:t>
      </w:r>
    </w:p>
    <w:p w14:paraId="4366F43F" w14:textId="77777777" w:rsidR="005C3CBB" w:rsidRPr="00297437" w:rsidRDefault="005C3CBB" w:rsidP="00297437">
      <w:pPr>
        <w:pStyle w:val="ListParagraph"/>
        <w:numPr>
          <w:ilvl w:val="0"/>
          <w:numId w:val="2"/>
        </w:numPr>
        <w:spacing w:after="200" w:line="360" w:lineRule="auto"/>
        <w:jc w:val="both"/>
        <w:rPr>
          <w:b/>
          <w:bCs/>
        </w:rPr>
      </w:pPr>
      <w:r>
        <w:rPr>
          <w:b/>
          <w:bCs/>
        </w:rPr>
        <w:t>Introduction</w:t>
      </w:r>
    </w:p>
    <w:p w14:paraId="5FB4EB6D" w14:textId="57CA5FB3" w:rsidR="003C7492" w:rsidRDefault="003C7492" w:rsidP="00F44192">
      <w:pPr>
        <w:spacing w:after="200" w:line="360" w:lineRule="auto"/>
        <w:jc w:val="both"/>
      </w:pPr>
      <w:ins w:id="7" w:author="Claude" w:date="2026-07-01T00:00:00Z">
        <w:r>
          <w:rPr>
            <w:highlight w:val="yellow"/>
            <w:lang w:val="en-US"/>
          </w:rPr>
          <w:t>Physical activity engages large groups of muscles and raises the body’s oxygen demand well above resting levels; understanding how the lungs, heart and tissues coordinate to regulate this oxygen supply during sustained effort is therefore central to the study of endurance.</w:t>
        </w:r>
      </w:ins>
      <w:r>
        <w:rPr>
          <w:rFonts w:eastAsia="Times New Roman"/>
          <w:lang w:val="en-US"/>
        </w:rPr>
        <w:t xml:space="preserve"> </w:t>
      </w:r>
      <w:r>
        <w:rPr>
          <w:lang w:val="en-US"/>
        </w:rPr>
        <w:t>It is observed that to understand the behavior of components of human body, the energy being utilized during various activities be stored in the ATP units of the body which depends on intake of concentration of oxygen. Musculoskeletal activities are good for a limited time and to be changed on a regular basis to avoid any harm to the body.</w:t>
      </w:r>
    </w:p>
    <w:p w14:paraId="3AB8ACEF" w14:textId="77777777" w:rsidR="005C3CBB" w:rsidRDefault="003C7492" w:rsidP="00F44192">
      <w:pPr>
        <w:spacing w:after="200" w:line="360" w:lineRule="auto"/>
        <w:jc w:val="both"/>
      </w:pPr>
      <w:r>
        <w:t xml:space="preserve">The early history of the </w:t>
      </w:r>
      <w:r>
        <w:rPr>
          <w:i/>
          <w:iCs/>
        </w:rPr>
        <w:t>“fractional”</w:t>
      </w:r>
      <w:r>
        <w:t xml:space="preserve"> term dates back towards origin of </w:t>
      </w:r>
      <w:r>
        <w:rPr>
          <w:i/>
          <w:iCs/>
        </w:rPr>
        <w:t>‘fractional calculus’</w:t>
      </w:r>
      <w:r>
        <w:t xml:space="preserve"> through the discussion of Gottfried Wilhelm Leibniz where he explained his notions about fractional derivatives in an open domain to attract the attention of many [2].</w:t>
      </w:r>
      <w:r>
        <w:rPr>
          <w:color w:val="000000"/>
          <w:lang w:bidi="hi-IN"/>
        </w:rPr>
        <w:t xml:space="preserve"> </w:t>
      </w:r>
      <w:r>
        <w:rPr>
          <w:i/>
          <w:iCs/>
          <w:color w:val="000000"/>
          <w:lang w:bidi="hi-IN"/>
        </w:rPr>
        <w:t>‘Fractional calculus’</w:t>
      </w:r>
      <w:r>
        <w:rPr>
          <w:color w:val="000000"/>
          <w:lang w:bidi="hi-IN"/>
        </w:rPr>
        <w:t xml:space="preserve"> is based on the process of ordinary differentiation as well as integration carried with some non-integral orders. While, this defines fractional calculus it also questions its geometrical aspect of the function being formed. As the first derivative gives in the slope of the function then the type of geometry half order or other integer orders </w:t>
      </w:r>
      <w:r>
        <w:rPr>
          <w:sz w:val="24"/>
          <w:szCs w:val="24"/>
        </w:rPr>
        <w:t>capture has been best described back in 1695 by Leibniz. He suggested for the first time the notion of fractional derivatives thus resulting in an all- new field of fractional calculus</w:t>
      </w:r>
    </w:p>
    <w:p w14:paraId="59CF1BB9" w14:textId="77777777" w:rsidR="003C7492" w:rsidRPr="00B957F2" w:rsidRDefault="003C7492" w:rsidP="001D771C">
      <w:pPr>
        <w:spacing w:after="200" w:line="360" w:lineRule="auto"/>
        <w:jc w:val="both"/>
        <w:rPr>
          <w:lang w:val="en-US"/>
        </w:rPr>
      </w:pPr>
      <w:bookmarkStart w:id="8" w:name="_Hlk83419295"/>
      <w:r>
        <w:rPr>
          <w:lang w:val="en-US"/>
        </w:rPr>
        <w:t xml:space="preserve">Bhardwaj &amp; </w:t>
      </w:r>
      <w:proofErr w:type="spellStart"/>
      <w:r>
        <w:rPr>
          <w:lang w:val="en-US"/>
        </w:rPr>
        <w:t>Bangia</w:t>
      </w:r>
      <w:proofErr w:type="spellEnd"/>
      <w:r>
        <w:rPr>
          <w:lang w:val="en-US"/>
        </w:rPr>
        <w:t xml:space="preserve"> [1-5] modelled various real-life applications consisting of malware in </w:t>
      </w:r>
      <w:proofErr w:type="spellStart"/>
      <w:r>
        <w:rPr>
          <w:lang w:val="en-US"/>
        </w:rPr>
        <w:t>IoT</w:t>
      </w:r>
      <w:proofErr w:type="spellEnd"/>
      <w:r>
        <w:rPr>
          <w:lang w:val="en-US"/>
        </w:rPr>
        <w:t xml:space="preserve">-designed wireless transmissions, dynamical indicators for estimating atmospheric pollutants, statistical analysis of dynamics of HIV and complexity of meditating human-body. </w:t>
      </w:r>
      <w:proofErr w:type="spellStart"/>
      <w:r>
        <w:rPr>
          <w:lang w:val="en-US"/>
        </w:rPr>
        <w:t>Baskonus</w:t>
      </w:r>
      <w:proofErr w:type="spellEnd"/>
      <w:r>
        <w:rPr>
          <w:lang w:val="en-US"/>
        </w:rPr>
        <w:t xml:space="preserve"> </w:t>
      </w:r>
      <w:r>
        <w:rPr>
          <w:i/>
          <w:iCs/>
          <w:lang w:val="en-US"/>
        </w:rPr>
        <w:t>et al</w:t>
      </w:r>
      <w:r>
        <w:rPr>
          <w:lang w:val="en-US"/>
        </w:rPr>
        <w:t xml:space="preserve"> [6] discussed nonlinearities in environmental pollutants. Buckley </w:t>
      </w:r>
      <w:r>
        <w:rPr>
          <w:i/>
          <w:iCs/>
          <w:lang w:val="en-US"/>
        </w:rPr>
        <w:t>et al</w:t>
      </w:r>
      <w:r>
        <w:rPr>
          <w:lang w:val="en-US"/>
        </w:rPr>
        <w:t xml:space="preserve"> [7] explained the sedentary offices changing for the health benefits and increased productivity. </w:t>
      </w:r>
      <w:proofErr w:type="spellStart"/>
      <w:r>
        <w:rPr>
          <w:lang w:val="en-US"/>
        </w:rPr>
        <w:t>Bhuvaneswari</w:t>
      </w:r>
      <w:proofErr w:type="spellEnd"/>
      <w:r>
        <w:rPr>
          <w:lang w:val="en-US"/>
        </w:rPr>
        <w:t xml:space="preserve"> and Balachandran [8] explored the lower bound for three species cooperating model. </w:t>
      </w:r>
      <w:proofErr w:type="spellStart"/>
      <w:r>
        <w:rPr>
          <w:lang w:val="en-US"/>
        </w:rPr>
        <w:t>Buman</w:t>
      </w:r>
      <w:proofErr w:type="spellEnd"/>
      <w:r>
        <w:rPr>
          <w:lang w:val="en-US"/>
        </w:rPr>
        <w:t xml:space="preserve"> and King discussed exercises as treatment for enhancing sleep [9]. </w:t>
      </w:r>
      <w:proofErr w:type="spellStart"/>
      <w:r>
        <w:rPr>
          <w:lang w:val="en-US"/>
        </w:rPr>
        <w:t>Cobiaga</w:t>
      </w:r>
      <w:proofErr w:type="spellEnd"/>
      <w:r>
        <w:rPr>
          <w:lang w:val="en-US"/>
        </w:rPr>
        <w:t xml:space="preserve"> and </w:t>
      </w:r>
      <w:proofErr w:type="spellStart"/>
      <w:r>
        <w:rPr>
          <w:lang w:val="en-US"/>
        </w:rPr>
        <w:t>Reartes</w:t>
      </w:r>
      <w:proofErr w:type="spellEnd"/>
      <w:r>
        <w:rPr>
          <w:lang w:val="en-US"/>
        </w:rPr>
        <w:t xml:space="preserve"> [10] studied dynamics of HTLV infection. Costa </w:t>
      </w:r>
      <w:r>
        <w:rPr>
          <w:i/>
          <w:iCs/>
          <w:lang w:val="en-US"/>
        </w:rPr>
        <w:t>et al</w:t>
      </w:r>
      <w:r>
        <w:rPr>
          <w:lang w:val="en-US"/>
        </w:rPr>
        <w:t xml:space="preserve"> [11] modelled and simulated the oxygen exchanges. </w:t>
      </w:r>
      <w:proofErr w:type="spellStart"/>
      <w:r>
        <w:rPr>
          <w:lang w:val="en-US"/>
        </w:rPr>
        <w:t>Dinas</w:t>
      </w:r>
      <w:proofErr w:type="spellEnd"/>
      <w:r>
        <w:rPr>
          <w:lang w:val="en-US"/>
        </w:rPr>
        <w:t xml:space="preserve"> </w:t>
      </w:r>
      <w:r>
        <w:rPr>
          <w:i/>
          <w:iCs/>
          <w:lang w:val="en-US"/>
        </w:rPr>
        <w:t>et al</w:t>
      </w:r>
      <w:r>
        <w:rPr>
          <w:lang w:val="en-US"/>
        </w:rPr>
        <w:t xml:space="preserve"> [12] discussed effects of exercise and physical activities for people suffering with depression. Hasan </w:t>
      </w:r>
      <w:r>
        <w:rPr>
          <w:i/>
          <w:iCs/>
          <w:lang w:val="en-US"/>
        </w:rPr>
        <w:t>et al</w:t>
      </w:r>
      <w:r>
        <w:rPr>
          <w:lang w:val="en-US"/>
        </w:rPr>
        <w:t xml:space="preserve"> [13] applied predator-prey model </w:t>
      </w:r>
      <w:r>
        <w:rPr>
          <w:lang w:val="en-US"/>
        </w:rPr>
        <w:lastRenderedPageBreak/>
        <w:t xml:space="preserve">to study interactive effects of transmission. </w:t>
      </w:r>
      <w:proofErr w:type="spellStart"/>
      <w:r>
        <w:rPr>
          <w:lang w:val="en-US"/>
        </w:rPr>
        <w:t>Jaisri</w:t>
      </w:r>
      <w:proofErr w:type="spellEnd"/>
      <w:r>
        <w:rPr>
          <w:lang w:val="en-US"/>
        </w:rPr>
        <w:t xml:space="preserve"> </w:t>
      </w:r>
      <w:r>
        <w:rPr>
          <w:i/>
          <w:iCs/>
          <w:lang w:val="en-US"/>
        </w:rPr>
        <w:t>et al</w:t>
      </w:r>
      <w:r>
        <w:rPr>
          <w:lang w:val="en-US"/>
        </w:rPr>
        <w:t xml:space="preserve"> [14] focused on variations in heart rate during meditation practices. </w:t>
      </w:r>
      <w:proofErr w:type="spellStart"/>
      <w:r>
        <w:rPr>
          <w:lang w:val="en-US"/>
        </w:rPr>
        <w:t>Lajmiri</w:t>
      </w:r>
      <w:proofErr w:type="spellEnd"/>
      <w:r>
        <w:rPr>
          <w:lang w:val="en-US"/>
        </w:rPr>
        <w:t xml:space="preserve"> and </w:t>
      </w:r>
      <w:proofErr w:type="spellStart"/>
      <w:r>
        <w:rPr>
          <w:lang w:val="en-US"/>
        </w:rPr>
        <w:t>Ghaziani</w:t>
      </w:r>
      <w:proofErr w:type="spellEnd"/>
      <w:r>
        <w:rPr>
          <w:lang w:val="en-US"/>
        </w:rPr>
        <w:t xml:space="preserve"> [15] </w:t>
      </w:r>
      <w:proofErr w:type="spellStart"/>
      <w:r>
        <w:rPr>
          <w:lang w:val="en-US"/>
        </w:rPr>
        <w:t>analysed</w:t>
      </w:r>
      <w:proofErr w:type="spellEnd"/>
      <w:r>
        <w:rPr>
          <w:lang w:val="en-US"/>
        </w:rPr>
        <w:t xml:space="preserve"> stability and </w:t>
      </w:r>
      <w:proofErr w:type="spellStart"/>
      <w:r>
        <w:rPr>
          <w:lang w:val="en-US"/>
        </w:rPr>
        <w:t>Hopf</w:t>
      </w:r>
      <w:proofErr w:type="spellEnd"/>
      <w:r>
        <w:rPr>
          <w:lang w:val="en-US"/>
        </w:rPr>
        <w:t xml:space="preserve">-bifurcation via </w:t>
      </w:r>
      <w:proofErr w:type="spellStart"/>
      <w:r>
        <w:rPr>
          <w:lang w:val="en-US"/>
        </w:rPr>
        <w:t>Holling</w:t>
      </w:r>
      <w:proofErr w:type="spellEnd"/>
      <w:r>
        <w:rPr>
          <w:lang w:val="en-US"/>
        </w:rPr>
        <w:t xml:space="preserve"> type-IV response. </w:t>
      </w:r>
      <w:bookmarkEnd w:id="8"/>
      <w:proofErr w:type="spellStart"/>
      <w:r>
        <w:rPr>
          <w:rFonts w:eastAsia="Times New Roman"/>
        </w:rPr>
        <w:t>Sharomia</w:t>
      </w:r>
      <w:proofErr w:type="spellEnd"/>
      <w:r>
        <w:rPr>
          <w:rFonts w:eastAsia="Times New Roman"/>
        </w:rPr>
        <w:t xml:space="preserve"> and </w:t>
      </w:r>
      <w:proofErr w:type="spellStart"/>
      <w:r>
        <w:rPr>
          <w:rFonts w:eastAsia="Times New Roman"/>
        </w:rPr>
        <w:t>Gumel</w:t>
      </w:r>
      <w:proofErr w:type="spellEnd"/>
      <w:r>
        <w:rPr>
          <w:rFonts w:eastAsia="Times New Roman"/>
        </w:rPr>
        <w:t xml:space="preserve"> [16] </w:t>
      </w:r>
      <w:proofErr w:type="spellStart"/>
      <w:r>
        <w:rPr>
          <w:rFonts w:eastAsia="Times New Roman"/>
        </w:rPr>
        <w:t>analyzed</w:t>
      </w:r>
      <w:proofErr w:type="spellEnd"/>
      <w:r>
        <w:rPr>
          <w:rFonts w:eastAsia="Times New Roman"/>
        </w:rPr>
        <w:t xml:space="preserve"> the multi-strain model for HIV with ART. Sharma </w:t>
      </w:r>
      <w:r>
        <w:rPr>
          <w:rFonts w:eastAsia="Times New Roman"/>
          <w:i/>
          <w:iCs/>
        </w:rPr>
        <w:t xml:space="preserve">et al </w:t>
      </w:r>
      <w:r>
        <w:rPr>
          <w:rFonts w:eastAsia="Times New Roman"/>
        </w:rPr>
        <w:t xml:space="preserve">[17] </w:t>
      </w:r>
      <w:proofErr w:type="spellStart"/>
      <w:r>
        <w:rPr>
          <w:rFonts w:eastAsia="Times New Roman"/>
        </w:rPr>
        <w:t>analyzed</w:t>
      </w:r>
      <w:proofErr w:type="spellEnd"/>
      <w:r>
        <w:rPr>
          <w:rFonts w:eastAsia="Times New Roman"/>
        </w:rPr>
        <w:t xml:space="preserve"> the pathogenesis of the COVID-19 pandemic via mathematical model.</w:t>
      </w:r>
      <w:r>
        <w:rPr>
          <w:lang w:val="en-US"/>
        </w:rPr>
        <w:t xml:space="preserve"> </w:t>
      </w:r>
      <w:proofErr w:type="spellStart"/>
      <w:r>
        <w:rPr>
          <w:lang w:val="en-US"/>
        </w:rPr>
        <w:t>Teka</w:t>
      </w:r>
      <w:proofErr w:type="spellEnd"/>
      <w:r>
        <w:rPr>
          <w:lang w:val="en-US"/>
        </w:rPr>
        <w:t xml:space="preserve"> </w:t>
      </w:r>
      <w:r>
        <w:rPr>
          <w:i/>
          <w:iCs/>
          <w:lang w:val="en-US"/>
        </w:rPr>
        <w:t>et al</w:t>
      </w:r>
      <w:r>
        <w:rPr>
          <w:lang w:val="en-US"/>
        </w:rPr>
        <w:t xml:space="preserve"> [18] identified bursting patterns for fractional order model. Vyas and </w:t>
      </w:r>
      <w:proofErr w:type="spellStart"/>
      <w:r>
        <w:rPr>
          <w:lang w:val="en-US"/>
        </w:rPr>
        <w:t>Nirupma</w:t>
      </w:r>
      <w:proofErr w:type="spellEnd"/>
      <w:r>
        <w:rPr>
          <w:lang w:val="en-US"/>
        </w:rPr>
        <w:t xml:space="preserve"> [19] explained effects of meditation on respiratory system, cardiovascular lipids. </w:t>
      </w:r>
      <w:r>
        <w:rPr>
          <w:rFonts w:eastAsia="Times New Roman"/>
        </w:rPr>
        <w:t xml:space="preserve"> </w:t>
      </w:r>
      <w:proofErr w:type="spellStart"/>
      <w:r>
        <w:rPr>
          <w:rFonts w:eastAsia="Times New Roman"/>
        </w:rPr>
        <w:t>Wodarz</w:t>
      </w:r>
      <w:proofErr w:type="spellEnd"/>
      <w:r>
        <w:rPr>
          <w:rFonts w:eastAsia="Times New Roman"/>
        </w:rPr>
        <w:t xml:space="preserve"> and Levy [20] studied the effects of different modes of viral spread on dynamics of infected cells.</w:t>
      </w:r>
      <w:r w:rsidR="00B957F2">
        <w:rPr>
          <w:rFonts w:eastAsia="Times New Roman"/>
        </w:rPr>
        <w:t xml:space="preserve"> </w:t>
      </w:r>
      <w:proofErr w:type="spellStart"/>
      <w:r w:rsidR="00B957F2" w:rsidRPr="00B957F2">
        <w:rPr>
          <w:rFonts w:eastAsia="Times New Roman"/>
          <w:highlight w:val="yellow"/>
        </w:rPr>
        <w:t>Alharbi</w:t>
      </w:r>
      <w:proofErr w:type="spellEnd"/>
      <w:r w:rsidR="00B957F2" w:rsidRPr="00B957F2">
        <w:rPr>
          <w:rFonts w:eastAsia="Times New Roman"/>
          <w:highlight w:val="yellow"/>
        </w:rPr>
        <w:t xml:space="preserve"> [21] studied </w:t>
      </w:r>
      <w:r w:rsidR="00B957F2" w:rsidRPr="00B957F2">
        <w:rPr>
          <w:rFonts w:eastAsia="Times New Roman"/>
          <w:iCs/>
          <w:highlight w:val="yellow"/>
          <w:lang w:val="en-US"/>
        </w:rPr>
        <w:t xml:space="preserve">existence, optimal control, and numerical analysis of a </w:t>
      </w:r>
      <w:proofErr w:type="spellStart"/>
      <w:r w:rsidR="00B957F2" w:rsidRPr="00B957F2">
        <w:rPr>
          <w:rFonts w:eastAsia="Times New Roman"/>
          <w:iCs/>
          <w:highlight w:val="yellow"/>
          <w:lang w:val="en-US"/>
        </w:rPr>
        <w:t>caputo</w:t>
      </w:r>
      <w:proofErr w:type="spellEnd"/>
      <w:r w:rsidR="00B957F2" w:rsidRPr="00B957F2">
        <w:rPr>
          <w:rFonts w:eastAsia="Times New Roman"/>
          <w:iCs/>
          <w:highlight w:val="yellow"/>
          <w:lang w:val="en-US"/>
        </w:rPr>
        <w:t xml:space="preserve"> fractional model for oxygen saturation regulation</w:t>
      </w:r>
      <w:r w:rsidR="00D71029">
        <w:rPr>
          <w:rFonts w:eastAsia="Times New Roman"/>
          <w:iCs/>
          <w:highlight w:val="yellow"/>
          <w:lang w:val="en-US"/>
        </w:rPr>
        <w:t>. Li et al. [22</w:t>
      </w:r>
      <w:r w:rsidR="00B957F2" w:rsidRPr="00B957F2">
        <w:rPr>
          <w:rFonts w:eastAsia="Times New Roman"/>
          <w:iCs/>
          <w:highlight w:val="yellow"/>
          <w:lang w:val="en-US"/>
        </w:rPr>
        <w:t>] developed an enhanced respiratory mechanics model based on double-exponential and fractional calculus</w:t>
      </w:r>
      <w:r w:rsidR="00D71029">
        <w:rPr>
          <w:rFonts w:eastAsia="Times New Roman"/>
          <w:iCs/>
          <w:highlight w:val="yellow"/>
          <w:lang w:val="en-US"/>
        </w:rPr>
        <w:t xml:space="preserve">. </w:t>
      </w:r>
      <w:proofErr w:type="spellStart"/>
      <w:r w:rsidR="00D71029">
        <w:rPr>
          <w:rFonts w:eastAsia="Times New Roman"/>
          <w:iCs/>
          <w:highlight w:val="yellow"/>
          <w:lang w:val="en-US"/>
        </w:rPr>
        <w:t>Ghita</w:t>
      </w:r>
      <w:proofErr w:type="spellEnd"/>
      <w:r w:rsidR="00D71029">
        <w:rPr>
          <w:rFonts w:eastAsia="Times New Roman"/>
          <w:iCs/>
          <w:highlight w:val="yellow"/>
          <w:lang w:val="en-US"/>
        </w:rPr>
        <w:t xml:space="preserve"> et al. [23</w:t>
      </w:r>
      <w:r w:rsidR="00B957F2" w:rsidRPr="00B957F2">
        <w:rPr>
          <w:rFonts w:eastAsia="Times New Roman"/>
          <w:iCs/>
          <w:highlight w:val="yellow"/>
          <w:lang w:val="en-US"/>
        </w:rPr>
        <w:t>] analyzed lung cancer dynamics using fractional order impedance modeling on a mimicked lung tumor setup</w:t>
      </w:r>
      <w:r w:rsidR="00B957F2">
        <w:rPr>
          <w:rFonts w:eastAsia="Times New Roman"/>
          <w:iCs/>
          <w:lang w:val="en-US"/>
        </w:rPr>
        <w:t>.</w:t>
      </w:r>
    </w:p>
    <w:p w14:paraId="79676C4F" w14:textId="77777777" w:rsidR="00FD61BE" w:rsidRDefault="0078470B" w:rsidP="001D771C">
      <w:pPr>
        <w:spacing w:line="360" w:lineRule="auto"/>
        <w:jc w:val="both"/>
        <w:rPr>
          <w:ins w:id="9" w:author="Claude" w:date="2026-07-01T00:00:00Z"/>
          <w:sz w:val="24"/>
          <w:szCs w:val="24"/>
        </w:rPr>
      </w:pPr>
      <w:ins w:id="10" w:author="Claude" w:date="2026-07-01T00:00:00Z">
        <w:r>
          <w:rPr>
            <w:sz w:val="24"/>
            <w:szCs w:val="24"/>
            <w:highlight w:val="yellow"/>
          </w:rPr>
          <w:t xml:space="preserve">The related literature falls into three strands, which we organise as follows. The first develops fractional-calculus and memory-based dynamical models, in which Caputo and related operators capture the history dependence that integer-order descriptions omit. The second concerns cardio-respiratory and oxygen-transport physiology and its mathematical modelling, from oxygen-exchange balances to endurance and recovery. The third applies nonlinear-dynamics and chaos analysis </w:t>
        </w:r>
      </w:ins>
      <w:r>
        <w:rPr>
          <w:sz w:val="24"/>
          <w:szCs w:val="24"/>
          <w:highlight w:val="yellow"/>
        </w:rPr>
        <w:t xml:space="preserve">involving </w:t>
      </w:r>
      <w:ins w:id="11" w:author="Claude" w:date="2026-07-01T00:00:00Z">
        <w:r>
          <w:rPr>
            <w:sz w:val="24"/>
            <w:szCs w:val="24"/>
            <w:highlight w:val="yellow"/>
          </w:rPr>
          <w:t xml:space="preserve">phase-space reconstruction, </w:t>
        </w:r>
        <w:proofErr w:type="spellStart"/>
        <w:r>
          <w:rPr>
            <w:sz w:val="24"/>
            <w:szCs w:val="24"/>
            <w:highlight w:val="yellow"/>
          </w:rPr>
          <w:t>Lyapunov</w:t>
        </w:r>
        <w:proofErr w:type="spellEnd"/>
        <w:r>
          <w:rPr>
            <w:sz w:val="24"/>
            <w:szCs w:val="24"/>
            <w:highlight w:val="yellow"/>
          </w:rPr>
          <w:t xml:space="preserve"> exponents and bifurcation to biological and physiological systems. The present work sits at the intersection of these strands: it couples the lungs, heart and tissues into a single fractional-order oxygen-transport system and analyses both its stability and its route to chaos. To our knowledge, no previous study has provided a memory-resolved, three-compartment oxygen-transport model whose regulated state is proven stable across all admissible fractional orders and whose boundary of dysregulation is located quantitatively.</w:t>
        </w:r>
      </w:ins>
    </w:p>
    <w:p w14:paraId="0FB30651" w14:textId="77777777" w:rsidR="00297437" w:rsidRPr="00297437" w:rsidRDefault="003C7492" w:rsidP="000C4B5E">
      <w:pPr>
        <w:spacing w:after="200" w:line="360" w:lineRule="auto"/>
        <w:jc w:val="both"/>
      </w:pPr>
      <w:r>
        <w:t>In this paper, different nonlinear tools are explained in detail in Section 2. Nonlinear mathematical model for the case study is discussed in Section 3. Various results have been discussed in Section 4. As per the literature survey carried out, none of the articles have studied the mathematical model for three important components: Heart, Lungs and Cells/Tissues in the body for the study of kinesiology of various musculoskeletal movements considered in this paper.</w:t>
      </w:r>
    </w:p>
    <w:p w14:paraId="62060F64" w14:textId="77777777" w:rsidR="005C3CBB" w:rsidRDefault="005C3CBB">
      <w:pPr>
        <w:spacing w:after="200" w:line="360" w:lineRule="auto"/>
        <w:jc w:val="both"/>
        <w:rPr>
          <w:ins w:id="12" w:author="Claude" w:date="2026-07-01T00:00:00Z"/>
        </w:rPr>
      </w:pPr>
      <w:ins w:id="13" w:author="Claude" w:date="2026-07-01T00:00:00Z">
        <w:r>
          <w:rPr>
            <w:highlight w:val="yellow"/>
          </w:rPr>
          <w:t xml:space="preserve">The integer-order oxygen-balance model of cardio-respiratory coupling was introduced in our earlier work [2,5]. The present study advances it in three ways. First, the three balances are recast with Caputo fractional derivatives, so that the derivative orders become physiological memory indices rather than fixed unity, and the model is shown to be unconditionally dissipative. Second, the local stability of the regulated state is established rigorously for the fractional system through the </w:t>
        </w:r>
        <w:proofErr w:type="spellStart"/>
        <w:r>
          <w:rPr>
            <w:highlight w:val="yellow"/>
          </w:rPr>
          <w:t>Matignon</w:t>
        </w:r>
        <w:proofErr w:type="spellEnd"/>
        <w:r>
          <w:rPr>
            <w:highlight w:val="yellow"/>
          </w:rPr>
          <w:t xml:space="preserve"> criterion, giving a critical order q* ≈ 1.02 and confirming, in agreement with the computed largest </w:t>
        </w:r>
        <w:proofErr w:type="spellStart"/>
        <w:r>
          <w:rPr>
            <w:highlight w:val="yellow"/>
          </w:rPr>
          <w:t>Lyapunov</w:t>
        </w:r>
        <w:proofErr w:type="spellEnd"/>
        <w:r>
          <w:rPr>
            <w:highlight w:val="yellow"/>
          </w:rPr>
          <w:t xml:space="preserve"> exponent, </w:t>
        </w:r>
        <w:r>
          <w:rPr>
            <w:highlight w:val="yellow"/>
          </w:rPr>
          <w:lastRenderedPageBreak/>
          <w:t>that the operating equilibrium is a stable focus for every admissible order q in (0,1]. Third, a physiologically motivated extension of the coupling is shown to undergo a genuine transition to chaos, which supplies a dynamical description of dysregulation and shows that stronger memory suppresses that chaos. To our knowledge this is the first memory-resolved treatment of this oxygen-transport system in which the regulated endurance state is proven stable across all admissible fractional orders and the boundary of chaotic dysregulation is located.</w:t>
        </w:r>
      </w:ins>
    </w:p>
    <w:p w14:paraId="1D89517D" w14:textId="77777777" w:rsidR="005C3CBB" w:rsidRPr="00E20ADC" w:rsidRDefault="005C3CBB" w:rsidP="00E20ADC">
      <w:pPr>
        <w:pStyle w:val="ListParagraph"/>
        <w:numPr>
          <w:ilvl w:val="0"/>
          <w:numId w:val="2"/>
        </w:numPr>
        <w:jc w:val="both"/>
        <w:rPr>
          <w:b/>
          <w:bCs/>
          <w:sz w:val="28"/>
          <w:szCs w:val="28"/>
        </w:rPr>
      </w:pPr>
      <w:r>
        <w:rPr>
          <w:b/>
          <w:bCs/>
          <w:sz w:val="28"/>
          <w:szCs w:val="28"/>
        </w:rPr>
        <w:t>Mathematical Modelling of Kinesiology of Human Endurance</w:t>
      </w:r>
    </w:p>
    <w:p w14:paraId="3807D9F0" w14:textId="77777777" w:rsidR="000C4B5E" w:rsidRDefault="00E30C83" w:rsidP="00E20ADC">
      <w:pPr>
        <w:spacing w:after="0" w:line="360" w:lineRule="auto"/>
        <w:jc w:val="both"/>
        <w:rPr>
          <w:lang w:val="en-US"/>
        </w:rPr>
      </w:pPr>
      <w:r>
        <w:rPr>
          <w:lang w:val="en-US"/>
        </w:rPr>
        <w:tab/>
        <w:t xml:space="preserve">The non-linear model where variable </w:t>
      </w:r>
      <w:r>
        <w:rPr>
          <w:i/>
          <w:lang w:val="en-US"/>
        </w:rPr>
        <w:t xml:space="preserve">x </w:t>
      </w:r>
      <w:r>
        <w:rPr>
          <w:lang w:val="en-US"/>
        </w:rPr>
        <w:t xml:space="preserve">is used to study oxygen-concentration levels varying in lungs; variable </w:t>
      </w:r>
      <w:r>
        <w:rPr>
          <w:i/>
          <w:lang w:val="en-US"/>
        </w:rPr>
        <w:t xml:space="preserve">y </w:t>
      </w:r>
      <w:r>
        <w:rPr>
          <w:iCs/>
          <w:lang w:val="en-US"/>
        </w:rPr>
        <w:t>to study</w:t>
      </w:r>
      <w:r>
        <w:rPr>
          <w:lang w:val="en-US"/>
        </w:rPr>
        <w:t xml:space="preserve"> oxygen-concentration varying levels in heart whose main function is to pump purified blood into the body i.e., to all the cells in an organism; variable </w:t>
      </w:r>
      <w:r>
        <w:rPr>
          <w:i/>
          <w:lang w:val="en-US"/>
        </w:rPr>
        <w:t>z</w:t>
      </w:r>
      <w:r>
        <w:rPr>
          <w:lang w:val="en-US"/>
        </w:rPr>
        <w:t xml:space="preserve"> to capture oxygen-concentration levels varying in the </w:t>
      </w:r>
      <w:proofErr w:type="spellStart"/>
      <w:r>
        <w:rPr>
          <w:lang w:val="en-US"/>
        </w:rPr>
        <w:t>bodycells</w:t>
      </w:r>
      <w:proofErr w:type="spellEnd"/>
      <w:r>
        <w:rPr>
          <w:lang w:val="en-US"/>
        </w:rPr>
        <w:t xml:space="preserve"> is developed. Also, assume </w:t>
      </w:r>
      <w:proofErr w:type="spellStart"/>
      <w:r>
        <w:rPr>
          <w:i/>
          <w:lang w:val="en-US"/>
        </w:rPr>
        <w:t>M</w:t>
      </w:r>
      <w:r>
        <w:rPr>
          <w:i/>
          <w:vertAlign w:val="subscript"/>
          <w:lang w:val="en-US"/>
        </w:rPr>
        <w:t>r</w:t>
      </w:r>
      <w:proofErr w:type="spellEnd"/>
      <w:r>
        <w:rPr>
          <w:i/>
          <w:lang w:val="en-US"/>
        </w:rPr>
        <w:t xml:space="preserve"> </w:t>
      </w:r>
      <w:r>
        <w:rPr>
          <w:lang w:val="en-US"/>
        </w:rPr>
        <w:t xml:space="preserve">denotes the rate of metabolism; </w:t>
      </w:r>
      <w:r>
        <w:rPr>
          <w:i/>
          <w:lang w:val="en-US"/>
        </w:rPr>
        <w:t xml:space="preserve">R </w:t>
      </w:r>
      <w:r>
        <w:rPr>
          <w:lang w:val="en-US"/>
        </w:rPr>
        <w:t xml:space="preserve">represents breathe functioning where it is assigned that breathe-in is </w:t>
      </w:r>
      <w:r>
        <w:rPr>
          <w:i/>
          <w:lang w:val="en-US"/>
        </w:rPr>
        <w:t>R</w:t>
      </w:r>
      <w:r>
        <w:rPr>
          <w:lang w:val="en-US"/>
        </w:rPr>
        <w:t xml:space="preserve">&gt;0; breathe-out is </w:t>
      </w:r>
      <w:r>
        <w:rPr>
          <w:i/>
          <w:lang w:val="en-US"/>
        </w:rPr>
        <w:t>R</w:t>
      </w:r>
      <w:r>
        <w:rPr>
          <w:lang w:val="en-US"/>
        </w:rPr>
        <w:t xml:space="preserve">&lt;0; </w:t>
      </w:r>
      <w:r>
        <w:rPr>
          <w:i/>
          <w:lang w:val="en-US"/>
        </w:rPr>
        <w:t xml:space="preserve">eta </w:t>
      </w:r>
      <w:r>
        <w:rPr>
          <w:lang w:val="en-US"/>
        </w:rPr>
        <w:t xml:space="preserve">denotes the supreme(maximal) transfer ratio of molecules flowing through the lungs into the bloodstream; </w:t>
      </w:r>
      <w:r>
        <w:rPr>
          <w:i/>
          <w:lang w:val="en-US"/>
        </w:rPr>
        <w:t xml:space="preserve">F </w:t>
      </w:r>
      <w:r>
        <w:rPr>
          <w:lang w:val="en-US"/>
        </w:rPr>
        <w:t xml:space="preserve">encapsulates all-out transfer-rate for molecules that would flow from bloodstream getting absorbed into </w:t>
      </w:r>
      <w:proofErr w:type="spellStart"/>
      <w:r>
        <w:rPr>
          <w:lang w:val="en-US"/>
        </w:rPr>
        <w:t>bodycells</w:t>
      </w:r>
      <w:proofErr w:type="spellEnd"/>
      <w:r>
        <w:rPr>
          <w:lang w:val="en-US"/>
        </w:rPr>
        <w:t xml:space="preserve">; then the maximal (supreme) lung capacity to be taken as volume, </w:t>
      </w:r>
      <w:r>
        <w:rPr>
          <w:i/>
          <w:lang w:val="en-US"/>
        </w:rPr>
        <w:t>V</w:t>
      </w:r>
      <w:r>
        <w:rPr>
          <w:lang w:val="en-US"/>
        </w:rPr>
        <w:t xml:space="preserve">. Further, consider </w:t>
      </w:r>
      <w:r>
        <w:rPr>
          <w:i/>
          <w:lang w:val="en-US"/>
        </w:rPr>
        <w:t xml:space="preserve">t </w:t>
      </w:r>
      <w:r>
        <w:rPr>
          <w:lang w:val="en-US"/>
        </w:rPr>
        <w:t xml:space="preserve">as the breathing period, </w:t>
      </w:r>
      <w:r>
        <w:rPr>
          <w:i/>
          <w:lang w:val="en-US"/>
        </w:rPr>
        <w:t xml:space="preserve">Q </w:t>
      </w:r>
      <w:r>
        <w:rPr>
          <w:lang w:val="en-US"/>
        </w:rPr>
        <w:t xml:space="preserve">represents oxygen flowing at (24 </w:t>
      </w:r>
      <w:r>
        <w:rPr>
          <w:i/>
          <w:lang w:val="en-US"/>
        </w:rPr>
        <w:t>L/min</w:t>
      </w:r>
      <w:r>
        <w:rPr>
          <w:lang w:val="en-US"/>
        </w:rPr>
        <w:t xml:space="preserve">). All of the oxygen-concentrations are taken to be positive. During normal breathing function, </w:t>
      </w:r>
      <w:r>
        <w:rPr>
          <w:i/>
          <w:lang w:val="en-US"/>
        </w:rPr>
        <w:t xml:space="preserve">R </w:t>
      </w:r>
      <w:r>
        <w:rPr>
          <w:lang w:val="en-US"/>
        </w:rPr>
        <w:t>is intended with the aid of tidal volume (about 500</w:t>
      </w:r>
      <w:r>
        <w:rPr>
          <w:i/>
          <w:lang w:val="en-US"/>
        </w:rPr>
        <w:t>ml</w:t>
      </w:r>
      <w:r>
        <w:rPr>
          <w:lang w:val="en-US"/>
        </w:rPr>
        <w:t xml:space="preserve">) and the extreme lung capacity to be measured through volume was utilized with </w:t>
      </w:r>
      <w:proofErr w:type="gramStart"/>
      <w:r>
        <w:rPr>
          <w:lang w:val="en-US"/>
        </w:rPr>
        <w:t>breathe</w:t>
      </w:r>
      <w:proofErr w:type="gramEnd"/>
      <w:r>
        <w:rPr>
          <w:lang w:val="en-US"/>
        </w:rPr>
        <w:t xml:space="preserve"> rate which is segmented into three stages that are inhaling for 20s; suspension for around 20s; finally exhaling for 20s. </w:t>
      </w:r>
      <w:r>
        <w:rPr>
          <w:bCs/>
        </w:rPr>
        <w:t xml:space="preserve">Bhardwaj &amp; </w:t>
      </w:r>
      <w:proofErr w:type="spellStart"/>
      <w:r>
        <w:rPr>
          <w:bCs/>
        </w:rPr>
        <w:t>Bangia</w:t>
      </w:r>
      <w:proofErr w:type="spellEnd"/>
      <w:r>
        <w:rPr>
          <w:bCs/>
        </w:rPr>
        <w:t xml:space="preserve"> [2, 5] discussed the mathematical model given as:</w:t>
      </w:r>
    </w:p>
    <w:p w14:paraId="2040A880" w14:textId="77777777" w:rsidR="00FD61BE" w:rsidRDefault="0078470B">
      <w:pPr>
        <w:jc w:val="both"/>
        <w:rPr>
          <w:ins w:id="14" w:author="Claude" w:date="2026-07-01T00:00:00Z"/>
          <w:b/>
          <w:sz w:val="24"/>
          <w:szCs w:val="24"/>
        </w:rPr>
      </w:pPr>
      <w:ins w:id="15" w:author="Claude" w:date="2026-07-01T00:00:00Z">
        <w:r>
          <w:rPr>
            <w:b/>
            <w:sz w:val="24"/>
            <w:szCs w:val="24"/>
            <w:highlight w:val="yellow"/>
          </w:rPr>
          <w:t>Physiological basis of the model assumptions</w:t>
        </w:r>
      </w:ins>
    </w:p>
    <w:p w14:paraId="6B8D07F2" w14:textId="77777777" w:rsidR="00FD61BE" w:rsidRDefault="0078470B" w:rsidP="00B957F2">
      <w:pPr>
        <w:spacing w:line="360" w:lineRule="auto"/>
        <w:jc w:val="both"/>
        <w:rPr>
          <w:ins w:id="16" w:author="Claude" w:date="2026-07-01T00:00:00Z"/>
          <w:sz w:val="24"/>
          <w:szCs w:val="24"/>
        </w:rPr>
      </w:pPr>
      <w:ins w:id="17" w:author="Claude" w:date="2026-07-01T00:00:00Z">
        <w:r>
          <w:rPr>
            <w:sz w:val="24"/>
            <w:szCs w:val="24"/>
            <w:highlight w:val="yellow"/>
          </w:rPr>
          <w:t xml:space="preserve">The three oxygen balances rest on the following physiological assumptions. First, pulmonary transfer from the lungs to the bloodstream is represented by a maximal, saturating coefficient η, because alveolar–capillary oxygen diffusion is limited by the finite alveolar surface area and the oxygen-carrying capacity of haemoglobin, so the flux approaches an upper bound rather than growing without limit with the concentration difference. Second, the delivery term F from the bloodstream to the tissues represents convective transport by cardiac output together with capillary diffusion, and is modelled as a first-order rate consistent with the Fick principle, under which tissue oxygen uptake scales with perfusion and the arterial–venous oxygen difference. Third, the metabolic term </w:t>
        </w:r>
        <w:r w:rsidRPr="00B957F2">
          <w:rPr>
            <w:i/>
            <w:sz w:val="24"/>
            <w:szCs w:val="24"/>
            <w:highlight w:val="yellow"/>
          </w:rPr>
          <w:t>Mᵣ·z</w:t>
        </w:r>
        <w:r>
          <w:rPr>
            <w:sz w:val="24"/>
            <w:szCs w:val="24"/>
            <w:highlight w:val="yellow"/>
          </w:rPr>
          <w:t xml:space="preserve"> models cellular oxygen consumption during oxidative phosphorylation, in which oxygen is the terminal electron acceptor for ATP synthesis; at a fixed workload this consumption proceeds at an approximately constant rate, so a linear term with metabolic rate Mᵣ is an appropriate leading-order description. Finally, the Caputo </w:t>
        </w:r>
        <w:r>
          <w:rPr>
            <w:sz w:val="24"/>
            <w:szCs w:val="24"/>
            <w:highlight w:val="yellow"/>
          </w:rPr>
          <w:lastRenderedPageBreak/>
          <w:t>fractional derivatives encode the memory intrinsic to these processes the finite equilibration time of alveolar exchange, circulatory transport delays, and the gradual, history-dependent nature of tissue utilisation</w:t>
        </w:r>
      </w:ins>
      <w:r w:rsidR="001A6F44">
        <w:rPr>
          <w:sz w:val="24"/>
          <w:szCs w:val="24"/>
          <w:highlight w:val="yellow"/>
        </w:rPr>
        <w:t xml:space="preserve"> </w:t>
      </w:r>
      <w:ins w:id="18" w:author="Claude" w:date="2026-07-01T00:00:00Z">
        <w:r>
          <w:rPr>
            <w:sz w:val="24"/>
            <w:szCs w:val="24"/>
            <w:highlight w:val="yellow"/>
          </w:rPr>
          <w:t>which a memoryless integer-order model cannot represent.</w:t>
        </w:r>
      </w:ins>
    </w:p>
    <w:p w14:paraId="1C76B9C4" w14:textId="77777777" w:rsidR="00FD61BE" w:rsidRDefault="0078470B">
      <w:pPr>
        <w:jc w:val="both"/>
        <w:rPr>
          <w:ins w:id="19" w:author="Claude" w:date="2026-07-01T00:00:00Z"/>
          <w:b/>
          <w:sz w:val="24"/>
          <w:szCs w:val="24"/>
        </w:rPr>
      </w:pPr>
      <w:ins w:id="20" w:author="Claude" w:date="2026-07-01T00:00:00Z">
        <w:r>
          <w:rPr>
            <w:b/>
            <w:sz w:val="24"/>
            <w:szCs w:val="24"/>
            <w:highlight w:val="yellow"/>
          </w:rPr>
          <w:t>Selection of parameter values</w:t>
        </w:r>
      </w:ins>
    </w:p>
    <w:p w14:paraId="11C14895" w14:textId="77777777" w:rsidR="00FD61BE" w:rsidRDefault="0078470B" w:rsidP="00B957F2">
      <w:pPr>
        <w:spacing w:line="360" w:lineRule="auto"/>
        <w:jc w:val="both"/>
        <w:rPr>
          <w:ins w:id="21" w:author="Claude" w:date="2026-07-01T00:00:00Z"/>
          <w:sz w:val="24"/>
          <w:szCs w:val="24"/>
        </w:rPr>
      </w:pPr>
      <w:ins w:id="22" w:author="Claude" w:date="2026-07-01T00:00:00Z">
        <w:r>
          <w:rPr>
            <w:sz w:val="24"/>
            <w:szCs w:val="24"/>
            <w:highlight w:val="yellow"/>
          </w:rPr>
          <w:t xml:space="preserve">The parameter values in Table 2 are adopted from our earlier validated model [5] and correspond to resting and light-exertion breathing. The maximum lung volume V ≈ 3600 ml and tidal volume ≈ 500 ml lie within normal adult pulmonary ranges; the breathing period of 60 s (20 s inhalation, 20 s suspension, 20 s exhalation) reflects a controlled respiratory cycle; and the oxygen intake Q ≈ 24 L/min is consistent with elevated demand during activity. The transfer coefficients </w:t>
        </w:r>
        <w:r w:rsidRPr="00B957F2">
          <w:rPr>
            <w:i/>
            <w:sz w:val="24"/>
            <w:szCs w:val="24"/>
            <w:highlight w:val="yellow"/>
          </w:rPr>
          <w:t>η</w:t>
        </w:r>
        <w:r>
          <w:rPr>
            <w:sz w:val="24"/>
            <w:szCs w:val="24"/>
            <w:highlight w:val="yellow"/>
          </w:rPr>
          <w:t xml:space="preserve"> and </w:t>
        </w:r>
        <w:r w:rsidRPr="00B957F2">
          <w:rPr>
            <w:i/>
            <w:sz w:val="24"/>
            <w:szCs w:val="24"/>
            <w:highlight w:val="yellow"/>
          </w:rPr>
          <w:t>F</w:t>
        </w:r>
        <w:r>
          <w:rPr>
            <w:sz w:val="24"/>
            <w:szCs w:val="24"/>
            <w:highlight w:val="yellow"/>
          </w:rPr>
          <w:t xml:space="preserve"> and the metabolic rate</w:t>
        </w:r>
      </w:ins>
      <w:r w:rsidR="00B957F2">
        <w:rPr>
          <w:sz w:val="24"/>
          <w:szCs w:val="24"/>
          <w:highlight w:val="yellow"/>
        </w:rPr>
        <w:t>,</w:t>
      </w:r>
      <w:ins w:id="23" w:author="Claude" w:date="2026-07-01T00:00:00Z">
        <w:r>
          <w:rPr>
            <w:sz w:val="24"/>
            <w:szCs w:val="24"/>
            <w:highlight w:val="yellow"/>
          </w:rPr>
          <w:t xml:space="preserve"> </w:t>
        </w:r>
        <w:r w:rsidRPr="00B957F2">
          <w:rPr>
            <w:i/>
            <w:sz w:val="24"/>
            <w:szCs w:val="24"/>
            <w:highlight w:val="yellow"/>
          </w:rPr>
          <w:t>Mᵣ</w:t>
        </w:r>
        <w:r>
          <w:rPr>
            <w:sz w:val="24"/>
            <w:szCs w:val="24"/>
            <w:highlight w:val="yellow"/>
          </w:rPr>
          <w:t xml:space="preserve"> are of the orders reported for pulmonary transfer, tissue perfusion, and resting metabolism, respectively. Because the stability conclusions below hold across the physiological ranges of these parameters (see the sensitivity analysis), the specific values are representative rather than restrictive.</w:t>
        </w:r>
      </w:ins>
    </w:p>
    <w:p w14:paraId="3F0A2E55" w14:textId="77777777" w:rsidR="000C4B5E" w:rsidRDefault="00922872" w:rsidP="00E20ADC">
      <w:pPr>
        <w:spacing w:after="0" w:line="360" w:lineRule="auto"/>
        <w:jc w:val="both"/>
        <w:rPr>
          <w:lang w:val="en-US"/>
        </w:rPr>
      </w:pPr>
      <w:r>
        <w:rPr>
          <w:lang w:val="en-US"/>
        </w:rPr>
        <w:tab/>
      </w:r>
      <w:r>
        <w:rPr>
          <w:position w:val="-224"/>
          <w:sz w:val="24"/>
          <w:szCs w:val="24"/>
        </w:rPr>
        <w:object w:dxaOrig="5460" w:dyaOrig="4280" w14:anchorId="7D4416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5pt;height:213pt" o:ole="">
            <v:imagedata r:id="rId11" o:title=""/>
          </v:shape>
          <o:OLEObject Type="Embed" ProgID="Equation.DSMT4" ShapeID="_x0000_i1025" DrawAspect="Content" ObjectID="_1845193569" r:id="rId12"/>
        </w:object>
      </w:r>
    </w:p>
    <w:p w14:paraId="04A0412F" w14:textId="77777777" w:rsidR="00FD61BE" w:rsidRDefault="0078470B">
      <w:pPr>
        <w:jc w:val="both"/>
        <w:rPr>
          <w:ins w:id="24" w:author="Claude" w:date="2026-07-01T00:00:00Z"/>
          <w:sz w:val="24"/>
          <w:szCs w:val="24"/>
        </w:rPr>
      </w:pPr>
      <w:ins w:id="25" w:author="Claude" w:date="2026-07-01T00:00:00Z">
        <w:r>
          <w:rPr>
            <w:sz w:val="24"/>
            <w:szCs w:val="24"/>
            <w:highlight w:val="yellow"/>
          </w:rPr>
          <w:t>The three balances rest on physiological assumptions that are made explicit here. The pulmonary transfer coefficient η is treated as a maximal, saturating rate, because alveolar–capillary oxygen diffusion is limited by the finite alveolar surface area and the oxygen-carrying capacity of haemoglobin, so that the flux from the lungs into the bloodstream approaches an upper bound rather than growing without limit with the concentration gradient. The bloodstream-to-tissue term F represents convective delivery by cardiac output together with capillary–tissue diffusion, and is modelled as a first-order rate consistent with the Fick principle, under which tissue oxygen uptake scales with perfusion and the arterio-venous oxygen difference. The metabolic term M</w:t>
        </w:r>
        <w:r w:rsidRPr="008A101F">
          <w:rPr>
            <w:sz w:val="24"/>
            <w:szCs w:val="24"/>
            <w:highlight w:val="yellow"/>
            <w:vertAlign w:val="subscript"/>
          </w:rPr>
          <w:t>r</w:t>
        </w:r>
        <w:r>
          <w:rPr>
            <w:sz w:val="24"/>
            <w:szCs w:val="24"/>
            <w:highlight w:val="yellow"/>
          </w:rPr>
          <w:t xml:space="preserve"> z represents cellular oxygen consumption during oxidative phosphorylation, in which oxygen is the terminal electron acceptor for ATP synthesis; at a fixed workload this proceeds at an approximately constant rate, so a linear consumption term with metabolic rate M</w:t>
        </w:r>
        <w:r w:rsidRPr="008A101F">
          <w:rPr>
            <w:sz w:val="24"/>
            <w:szCs w:val="24"/>
            <w:highlight w:val="yellow"/>
            <w:vertAlign w:val="subscript"/>
          </w:rPr>
          <w:t>r</w:t>
        </w:r>
        <w:r>
          <w:rPr>
            <w:sz w:val="24"/>
            <w:szCs w:val="24"/>
            <w:highlight w:val="yellow"/>
          </w:rPr>
          <w:t xml:space="preserve"> is an appropriate leading-order description. Finally, </w:t>
        </w:r>
        <w:r>
          <w:rPr>
            <w:sz w:val="24"/>
            <w:szCs w:val="24"/>
            <w:highlight w:val="yellow"/>
          </w:rPr>
          <w:lastRenderedPageBreak/>
          <w:t>the Caputo fractional derivatives are justified by the memory intrinsic to these processes the finite equilibration time of alveolar exchange, circulatory transport delays, and the gradual, history-dependent character of tissue oxygen utilisation which a memoryless integer-order derivative cannot represent.</w:t>
        </w:r>
      </w:ins>
    </w:p>
    <w:p w14:paraId="12F1546F" w14:textId="77777777" w:rsidR="00FD61BE" w:rsidRDefault="0078470B">
      <w:pPr>
        <w:jc w:val="both"/>
        <w:rPr>
          <w:ins w:id="26" w:author="Claude" w:date="2026-07-01T00:00:00Z"/>
          <w:sz w:val="24"/>
          <w:szCs w:val="24"/>
        </w:rPr>
      </w:pPr>
      <w:ins w:id="27" w:author="Claude" w:date="2026-07-01T00:00:00Z">
        <w:r>
          <w:rPr>
            <w:sz w:val="24"/>
            <w:szCs w:val="24"/>
            <w:highlight w:val="yellow"/>
          </w:rPr>
          <w:t>The parameter values in Table</w:t>
        </w:r>
      </w:ins>
      <w:r w:rsidR="008A101F">
        <w:rPr>
          <w:sz w:val="24"/>
          <w:szCs w:val="24"/>
          <w:highlight w:val="yellow"/>
        </w:rPr>
        <w:t>-</w:t>
      </w:r>
      <w:ins w:id="28" w:author="Claude" w:date="2026-07-01T00:00:00Z">
        <w:r>
          <w:rPr>
            <w:sz w:val="24"/>
            <w:szCs w:val="24"/>
            <w:highlight w:val="yellow"/>
          </w:rPr>
          <w:t>2 are taken from our earlier calibration [5] and lie within accepted physiological ranges. The tidal volume (≈ 500 ml) and maximal lung volume (V = 3600 ml) reflect normal adult respiratory volumes; the breathing period (≈ 60 s, comprising 20 s inhalation, 20 s suspension and 20 s exhalation) corresponds to controlled deep breathing; and the oxygen intake (Q = 24 L/min) is consistent with light exertion. The transfer coefficients η and F and the metabolic rate M</w:t>
        </w:r>
        <w:r w:rsidRPr="008A101F">
          <w:rPr>
            <w:sz w:val="24"/>
            <w:szCs w:val="24"/>
            <w:highlight w:val="yellow"/>
            <w:vertAlign w:val="subscript"/>
          </w:rPr>
          <w:t>r</w:t>
        </w:r>
        <w:r>
          <w:rPr>
            <w:sz w:val="24"/>
            <w:szCs w:val="24"/>
            <w:highlight w:val="yellow"/>
          </w:rPr>
          <w:t xml:space="preserve"> are of the order of magnitude reported for pulmonary uptake, tissue delivery and resting metabolism, respectively. Because inter-individual variation enters the model as bounded variation in these same parameters, the applicability of the model across individuals is assessed through the sensitivity analysis below rather than by re-fitting.</w:t>
        </w:r>
      </w:ins>
    </w:p>
    <w:p w14:paraId="4F40EE2E" w14:textId="77777777" w:rsidR="00D61582" w:rsidRDefault="00922872" w:rsidP="00E20ADC">
      <w:pPr>
        <w:spacing w:after="0" w:line="360" w:lineRule="auto"/>
        <w:jc w:val="both"/>
        <w:rPr>
          <w:color w:val="000000"/>
        </w:rPr>
      </w:pPr>
      <w:r>
        <w:rPr>
          <w:lang w:val="en-US"/>
        </w:rPr>
        <w:t xml:space="preserve">Moving on from the ordinary differential equation-based system, the intricacies of the body have been more specifically studied with the help of </w:t>
      </w:r>
      <w:r>
        <w:t>fractional ordered derivative equations.</w:t>
      </w:r>
      <w:r>
        <w:rPr>
          <w:lang w:val="en-US"/>
        </w:rPr>
        <w:t xml:space="preserve"> The compartmental model for Lungs, Heart and body cells is given as follows in Fig.1 has been simplified for simulation and understanding purposes. The </w:t>
      </w:r>
      <w:r>
        <w:rPr>
          <w:sz w:val="24"/>
          <w:szCs w:val="24"/>
          <w:lang w:val="en-US"/>
        </w:rPr>
        <w:t>‘</w:t>
      </w:r>
      <w:r>
        <w:rPr>
          <w:i/>
          <w:iCs/>
          <w:sz w:val="24"/>
          <w:szCs w:val="24"/>
          <w:lang w:val="en-US"/>
        </w:rPr>
        <w:t>LHB’</w:t>
      </w:r>
      <w:r>
        <w:rPr>
          <w:sz w:val="24"/>
          <w:szCs w:val="24"/>
          <w:lang w:val="en-US"/>
        </w:rPr>
        <w:t xml:space="preserve"> </w:t>
      </w:r>
      <w:r>
        <w:rPr>
          <w:lang w:val="en-US"/>
        </w:rPr>
        <w:t>modelling of the system is structured</w:t>
      </w:r>
      <w:r>
        <w:rPr>
          <w:color w:val="000000"/>
        </w:rPr>
        <w:t xml:space="preserve"> as:</w:t>
      </w:r>
    </w:p>
    <w:p w14:paraId="08FE3BF9" w14:textId="77777777" w:rsidR="004C76E7" w:rsidRDefault="004C76E7" w:rsidP="004C76E7">
      <w:pPr>
        <w:spacing w:after="0" w:line="360" w:lineRule="auto"/>
        <w:jc w:val="center"/>
        <w:rPr>
          <w:lang w:val="en-US"/>
        </w:rPr>
      </w:pPr>
      <w:r>
        <w:rPr>
          <w:noProof/>
          <w:lang w:val="en-US"/>
        </w:rPr>
        <w:drawing>
          <wp:inline distT="0" distB="0" distL="0" distR="0" wp14:anchorId="211B094D" wp14:editId="474056FC">
            <wp:extent cx="5429250" cy="30538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extLst>
                        <a:ext uri="{28A0092B-C50C-407E-A947-70E740481C1C}">
                          <a14:useLocalDpi xmlns:a14="http://schemas.microsoft.com/office/drawing/2010/main" val="0"/>
                        </a:ext>
                      </a:extLst>
                    </a:blip>
                    <a:stretch>
                      <a:fillRect/>
                    </a:stretch>
                  </pic:blipFill>
                  <pic:spPr>
                    <a:xfrm>
                      <a:off x="0" y="0"/>
                      <a:ext cx="5436134" cy="3057750"/>
                    </a:xfrm>
                    <a:prstGeom prst="rect">
                      <a:avLst/>
                    </a:prstGeom>
                  </pic:spPr>
                </pic:pic>
              </a:graphicData>
            </a:graphic>
          </wp:inline>
        </w:drawing>
      </w:r>
    </w:p>
    <w:p w14:paraId="1C4F6A18" w14:textId="77777777" w:rsidR="004C76E7" w:rsidRDefault="004C76E7" w:rsidP="004C76E7">
      <w:pPr>
        <w:spacing w:after="0" w:line="360" w:lineRule="auto"/>
        <w:jc w:val="center"/>
        <w:rPr>
          <w:bCs/>
          <w:sz w:val="20"/>
          <w:szCs w:val="20"/>
          <w:lang w:val="en-US"/>
        </w:rPr>
      </w:pPr>
      <w:r>
        <w:rPr>
          <w:bCs/>
          <w:sz w:val="20"/>
          <w:szCs w:val="20"/>
          <w:lang w:val="en-US"/>
        </w:rPr>
        <w:t xml:space="preserve">Fig.1. Compartmental form of the model </w:t>
      </w:r>
    </w:p>
    <w:p w14:paraId="2DA5DBC2" w14:textId="77777777" w:rsidR="00A168CF" w:rsidRPr="004C76E7" w:rsidRDefault="00A168CF" w:rsidP="004C76E7">
      <w:pPr>
        <w:spacing w:after="0" w:line="360" w:lineRule="auto"/>
        <w:jc w:val="center"/>
        <w:rPr>
          <w:bCs/>
          <w:sz w:val="20"/>
          <w:szCs w:val="20"/>
          <w:lang w:val="en-US"/>
        </w:rPr>
      </w:pPr>
    </w:p>
    <w:p w14:paraId="4EEC6E6D" w14:textId="77777777" w:rsidR="004B1F4E" w:rsidRDefault="00E30C83" w:rsidP="002325B6">
      <w:pPr>
        <w:jc w:val="both"/>
        <w:rPr>
          <w:color w:val="000000"/>
        </w:rPr>
      </w:pPr>
      <w:r>
        <w:rPr>
          <w:color w:val="000000"/>
        </w:rPr>
        <w:lastRenderedPageBreak/>
        <w:tab/>
      </w:r>
      <w:r>
        <w:rPr>
          <w:color w:val="000000"/>
        </w:rPr>
        <w:tab/>
      </w:r>
      <w:r>
        <w:rPr>
          <w:color w:val="000000"/>
          <w:position w:val="-182"/>
        </w:rPr>
        <w:object w:dxaOrig="5600" w:dyaOrig="4160" w14:anchorId="62E89D7E">
          <v:shape id="_x0000_i1026" type="#_x0000_t75" style="width:278.25pt;height:208.5pt" o:ole="">
            <v:imagedata r:id="rId14" o:title=""/>
          </v:shape>
          <o:OLEObject Type="Embed" ProgID="Equation.DSMT4" ShapeID="_x0000_i1026" DrawAspect="Content" ObjectID="_1845193570" r:id="rId15"/>
        </w:object>
      </w:r>
    </w:p>
    <w:p w14:paraId="5F553A57" w14:textId="77777777" w:rsidR="00945C8C" w:rsidRPr="00945C8C" w:rsidRDefault="004B1F4E" w:rsidP="00945C8C">
      <w:pPr>
        <w:spacing w:after="0" w:line="360" w:lineRule="auto"/>
        <w:jc w:val="both"/>
        <w:rPr>
          <w:color w:val="000000"/>
          <w:lang w:val="en-US"/>
        </w:rPr>
      </w:pPr>
      <w:r>
        <w:rPr>
          <w:color w:val="000000"/>
        </w:rPr>
        <w:tab/>
      </w:r>
      <w:r>
        <w:rPr>
          <w:bCs/>
          <w:color w:val="000000"/>
        </w:rPr>
        <w:t xml:space="preserve">This mathematically developed system has been constructed on the basis of fractional ordered derivatives and the dynamics of human organs being regulated with the oxygen concentration flow from lungs, heart and bloodstream. </w:t>
      </w:r>
      <w:bookmarkStart w:id="29" w:name="_Hlk84010836"/>
      <w:r>
        <w:rPr>
          <w:bCs/>
        </w:rPr>
        <w:t xml:space="preserve">All variable-parameters: </w:t>
      </w:r>
      <w:r>
        <w:rPr>
          <w:position w:val="-12"/>
        </w:rPr>
        <w:object w:dxaOrig="2299" w:dyaOrig="360" w14:anchorId="0C946BCE">
          <v:shape id="_x0000_i1027" type="#_x0000_t75" style="width:115.5pt;height:18pt" o:ole="">
            <v:imagedata r:id="rId16" o:title=""/>
          </v:shape>
          <o:OLEObject Type="Embed" ProgID="Equation.DSMT4" ShapeID="_x0000_i1027" DrawAspect="Content" ObjectID="_1845193571" r:id="rId17"/>
        </w:object>
      </w:r>
      <w:r>
        <w:rPr>
          <w:bCs/>
        </w:rPr>
        <w:t xml:space="preserve">are positive constants </w:t>
      </w:r>
      <w:r>
        <w:rPr>
          <w:position w:val="-12"/>
        </w:rPr>
        <w:object w:dxaOrig="4760" w:dyaOrig="360" w14:anchorId="14F8EA13">
          <v:shape id="_x0000_i1028" type="#_x0000_t75" style="width:238.5pt;height:18pt" o:ole="">
            <v:imagedata r:id="rId18" o:title=""/>
          </v:shape>
          <o:OLEObject Type="Embed" ProgID="Equation.DSMT4" ShapeID="_x0000_i1028" DrawAspect="Content" ObjectID="_1845193572" r:id="rId19"/>
        </w:object>
      </w:r>
      <w:r>
        <w:rPr>
          <w:bCs/>
        </w:rPr>
        <w:t xml:space="preserve">. </w:t>
      </w:r>
      <w:bookmarkEnd w:id="29"/>
      <w:r>
        <w:rPr>
          <w:bCs/>
        </w:rPr>
        <w:t xml:space="preserve">The quantities are positive whenever they are added to the system and the quantities leaving the system are taken to be negative. </w:t>
      </w:r>
      <w:r>
        <w:rPr>
          <w:color w:val="000000"/>
          <w:lang w:val="en-US"/>
        </w:rPr>
        <w:t>The nonlinear techniques such as the phase-space simulations have been analyzed. With the help of progression of time, the evolution dynamics of the system with time togetherwith varying characteristics. Analyzations from timeseries help the exploration of structure dynamics that may lead to randomness in the system.</w:t>
      </w:r>
    </w:p>
    <w:p w14:paraId="63AC0747" w14:textId="77777777" w:rsidR="00D462D7" w:rsidRDefault="00D462D7" w:rsidP="00584C99">
      <w:pPr>
        <w:spacing w:after="0" w:line="360" w:lineRule="auto"/>
        <w:jc w:val="both"/>
        <w:rPr>
          <w:rFonts w:eastAsia="Times New Roman"/>
          <w:i/>
          <w:iCs/>
        </w:rPr>
      </w:pPr>
    </w:p>
    <w:p w14:paraId="59A0094E" w14:textId="77777777" w:rsidR="00584C99" w:rsidRPr="00F038C6" w:rsidRDefault="00584C99" w:rsidP="00584C99">
      <w:pPr>
        <w:spacing w:after="0" w:line="360" w:lineRule="auto"/>
        <w:jc w:val="both"/>
        <w:rPr>
          <w:rFonts w:eastAsia="Times New Roman"/>
          <w:i/>
          <w:iCs/>
        </w:rPr>
      </w:pPr>
      <w:r>
        <w:rPr>
          <w:rFonts w:eastAsia="Times New Roman"/>
          <w:i/>
          <w:iCs/>
        </w:rPr>
        <w:t xml:space="preserve">Theorem-1: For stability of the system under study around the neighbourhood of fixed (equilibrium) point, following replacement is applied such as: </w:t>
      </w:r>
    </w:p>
    <w:p w14:paraId="6B91DF5B" w14:textId="77777777" w:rsidR="00584C99" w:rsidRPr="00F038C6" w:rsidRDefault="00584C99" w:rsidP="00584C99">
      <w:pPr>
        <w:spacing w:after="0" w:line="360" w:lineRule="auto"/>
        <w:jc w:val="both"/>
        <w:rPr>
          <w:rFonts w:eastAsia="Times New Roman"/>
          <w:i/>
          <w:iCs/>
        </w:rPr>
      </w:pPr>
      <w:r>
        <w:rPr>
          <w:rFonts w:eastAsia="Times New Roman"/>
          <w:i/>
          <w:iCs/>
        </w:rPr>
        <w:tab/>
      </w:r>
      <w:r>
        <w:rPr>
          <w:rFonts w:eastAsia="Times New Roman"/>
          <w:i/>
          <w:iCs/>
        </w:rPr>
        <w:tab/>
      </w:r>
      <w:r>
        <w:rPr>
          <w:rFonts w:eastAsia="Times New Roman"/>
          <w:noProof/>
          <w:position w:val="-12"/>
          <w:lang w:val="en-US"/>
        </w:rPr>
        <w:drawing>
          <wp:inline distT="0" distB="0" distL="0" distR="0" wp14:anchorId="08D5DEA0" wp14:editId="0FCA624A">
            <wp:extent cx="1073150" cy="228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73150" cy="228600"/>
                    </a:xfrm>
                    <a:prstGeom prst="rect">
                      <a:avLst/>
                    </a:prstGeom>
                    <a:noFill/>
                    <a:ln>
                      <a:noFill/>
                    </a:ln>
                  </pic:spPr>
                </pic:pic>
              </a:graphicData>
            </a:graphic>
          </wp:inline>
        </w:drawing>
      </w:r>
    </w:p>
    <w:p w14:paraId="5632A716" w14:textId="77777777" w:rsidR="00584C99" w:rsidRPr="00F038C6" w:rsidRDefault="00584C99" w:rsidP="00584C99">
      <w:pPr>
        <w:spacing w:after="0" w:line="360" w:lineRule="auto"/>
        <w:jc w:val="both"/>
        <w:rPr>
          <w:rFonts w:eastAsia="Times New Roman"/>
          <w:i/>
          <w:iCs/>
        </w:rPr>
      </w:pPr>
      <w:r>
        <w:rPr>
          <w:rFonts w:eastAsia="Times New Roman"/>
          <w:i/>
          <w:iCs/>
        </w:rPr>
        <w:t>leading to</w:t>
      </w:r>
    </w:p>
    <w:p w14:paraId="7040C8BD" w14:textId="77777777" w:rsidR="00584C99" w:rsidRPr="00F038C6" w:rsidRDefault="00584C99" w:rsidP="00584C99">
      <w:pPr>
        <w:spacing w:after="0" w:line="360" w:lineRule="auto"/>
        <w:jc w:val="both"/>
        <w:rPr>
          <w:rFonts w:eastAsia="Times New Roman"/>
        </w:rPr>
      </w:pPr>
      <w:r>
        <w:rPr>
          <w:rFonts w:eastAsia="Times New Roman"/>
        </w:rPr>
        <w:tab/>
      </w:r>
      <w:r>
        <w:rPr>
          <w:rFonts w:eastAsia="Times New Roman"/>
          <w:noProof/>
          <w:position w:val="-24"/>
          <w:lang w:val="en-US"/>
        </w:rPr>
        <w:drawing>
          <wp:inline distT="0" distB="0" distL="0" distR="0" wp14:anchorId="62297344" wp14:editId="6B37F55B">
            <wp:extent cx="2032000" cy="38735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2000" cy="387350"/>
                    </a:xfrm>
                    <a:prstGeom prst="rect">
                      <a:avLst/>
                    </a:prstGeom>
                    <a:noFill/>
                    <a:ln>
                      <a:noFill/>
                    </a:ln>
                  </pic:spPr>
                </pic:pic>
              </a:graphicData>
            </a:graphic>
          </wp:inline>
        </w:drawing>
      </w:r>
    </w:p>
    <w:p w14:paraId="0061DB06" w14:textId="77777777" w:rsidR="00584C99" w:rsidRPr="00F038C6" w:rsidRDefault="00584C99" w:rsidP="00584C99">
      <w:pPr>
        <w:spacing w:after="0" w:line="360" w:lineRule="auto"/>
        <w:jc w:val="both"/>
        <w:rPr>
          <w:rFonts w:eastAsia="Times New Roman"/>
          <w:i/>
          <w:iCs/>
        </w:rPr>
      </w:pPr>
      <w:r>
        <w:rPr>
          <w:rFonts w:eastAsia="Times New Roman"/>
          <w:i/>
          <w:iCs/>
        </w:rPr>
        <w:t>and f can be approximated through Jacobian matrix as:</w:t>
      </w:r>
    </w:p>
    <w:p w14:paraId="451C1912" w14:textId="77777777" w:rsidR="00584C99" w:rsidRPr="00F038C6" w:rsidRDefault="00584C99" w:rsidP="00584C99">
      <w:pPr>
        <w:spacing w:after="0" w:line="360" w:lineRule="auto"/>
        <w:jc w:val="both"/>
        <w:rPr>
          <w:rFonts w:eastAsia="Times New Roman"/>
        </w:rPr>
      </w:pPr>
      <w:r>
        <w:rPr>
          <w:rFonts w:eastAsia="Times New Roman"/>
        </w:rPr>
        <w:tab/>
      </w:r>
      <w:r>
        <w:rPr>
          <w:rFonts w:eastAsia="Times New Roman"/>
          <w:noProof/>
          <w:position w:val="-78"/>
          <w:lang w:val="en-US"/>
        </w:rPr>
        <w:drawing>
          <wp:inline distT="0" distB="0" distL="0" distR="0" wp14:anchorId="5CCC9559" wp14:editId="2F8A69C0">
            <wp:extent cx="1320800" cy="10604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0800" cy="1060450"/>
                    </a:xfrm>
                    <a:prstGeom prst="rect">
                      <a:avLst/>
                    </a:prstGeom>
                    <a:noFill/>
                    <a:ln>
                      <a:noFill/>
                    </a:ln>
                  </pic:spPr>
                </pic:pic>
              </a:graphicData>
            </a:graphic>
          </wp:inline>
        </w:drawing>
      </w:r>
    </w:p>
    <w:p w14:paraId="61FAA19A" w14:textId="04AA4809" w:rsidR="00584C99" w:rsidRPr="00F038C6" w:rsidRDefault="00584C99" w:rsidP="00584C99">
      <w:pPr>
        <w:spacing w:after="0" w:line="360" w:lineRule="auto"/>
        <w:jc w:val="both"/>
        <w:rPr>
          <w:rFonts w:eastAsia="Times New Roman"/>
          <w:i/>
          <w:iCs/>
        </w:rPr>
      </w:pPr>
      <w:r>
        <w:rPr>
          <w:rFonts w:eastAsia="Times New Roman"/>
          <w:i/>
          <w:iCs/>
        </w:rPr>
        <w:t xml:space="preserve">Theorem-2: The Jacobian-eigenvalue theory states eigenvalues &amp; eigenvectors of the n-dimensional system aids to determine the stability of that system which can be calculated through the Jacobian which is </w:t>
      </w:r>
      <w:ins w:id="30" w:author="Claude" w:date="2026-07-01T00:00:00Z">
        <w:r>
          <w:rPr>
            <w:rFonts w:eastAsia="Times New Roman"/>
            <w:i/>
            <w:iCs/>
            <w:highlight w:val="yellow"/>
          </w:rPr>
          <w:t>a real, generally non-symmetric matrix</w:t>
        </w:r>
      </w:ins>
      <w:r>
        <w:rPr>
          <w:rFonts w:eastAsia="Times New Roman"/>
          <w:i/>
          <w:iCs/>
        </w:rPr>
        <w:t xml:space="preserve"> of </w:t>
      </w:r>
      <w:r>
        <w:rPr>
          <w:rFonts w:eastAsia="Times New Roman"/>
          <w:i/>
          <w:iCs/>
          <w:noProof/>
          <w:position w:val="-6"/>
          <w:lang w:val="en-US"/>
        </w:rPr>
        <w:drawing>
          <wp:inline distT="0" distB="0" distL="0" distR="0" wp14:anchorId="6C07AC3C" wp14:editId="7D67708E">
            <wp:extent cx="330200" cy="133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200" cy="133350"/>
                    </a:xfrm>
                    <a:prstGeom prst="rect">
                      <a:avLst/>
                    </a:prstGeom>
                    <a:noFill/>
                    <a:ln>
                      <a:noFill/>
                    </a:ln>
                  </pic:spPr>
                </pic:pic>
              </a:graphicData>
            </a:graphic>
          </wp:inline>
        </w:drawing>
      </w:r>
      <w:r>
        <w:rPr>
          <w:rFonts w:eastAsia="Times New Roman"/>
          <w:i/>
          <w:iCs/>
        </w:rPr>
        <w:t xml:space="preserve">dimension having partial derivatives given in theorem-2. </w:t>
      </w:r>
    </w:p>
    <w:p w14:paraId="671685E8" w14:textId="77777777" w:rsidR="00584C99" w:rsidRPr="00F038C6" w:rsidRDefault="00584C99" w:rsidP="00584C99">
      <w:pPr>
        <w:spacing w:after="0" w:line="360" w:lineRule="auto"/>
        <w:ind w:left="720"/>
        <w:jc w:val="both"/>
        <w:rPr>
          <w:rFonts w:eastAsia="Times New Roman"/>
          <w:i/>
          <w:iCs/>
        </w:rPr>
      </w:pPr>
    </w:p>
    <w:p w14:paraId="661C03E0" w14:textId="77777777" w:rsidR="00584C99" w:rsidRPr="00F038C6" w:rsidRDefault="00584C99" w:rsidP="00584C99">
      <w:pPr>
        <w:spacing w:after="0" w:line="360" w:lineRule="auto"/>
        <w:jc w:val="both"/>
        <w:rPr>
          <w:rFonts w:eastAsia="Times New Roman"/>
        </w:rPr>
      </w:pPr>
      <w:r>
        <w:rPr>
          <w:rFonts w:eastAsia="Times New Roman"/>
          <w:i/>
          <w:iCs/>
        </w:rPr>
        <w:t xml:space="preserve">Remark-1: The eigenvalues satisfy the characteristic equation which is polynomial in </w:t>
      </w:r>
      <w:r>
        <w:rPr>
          <w:rFonts w:eastAsia="Times New Roman"/>
          <w:noProof/>
          <w:position w:val="-6"/>
          <w:lang w:val="en-US"/>
        </w:rPr>
        <w:drawing>
          <wp:inline distT="0" distB="0" distL="0" distR="0" wp14:anchorId="0455F40C" wp14:editId="70801898">
            <wp:extent cx="127000" cy="15240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7000" cy="152400"/>
                    </a:xfrm>
                    <a:prstGeom prst="rect">
                      <a:avLst/>
                    </a:prstGeom>
                    <a:noFill/>
                    <a:ln>
                      <a:noFill/>
                    </a:ln>
                  </pic:spPr>
                </pic:pic>
              </a:graphicData>
            </a:graphic>
          </wp:inline>
        </w:drawing>
      </w:r>
      <w:r>
        <w:rPr>
          <w:rFonts w:eastAsia="Times New Roman"/>
          <w:i/>
          <w:iCs/>
        </w:rPr>
        <w:t xml:space="preserve">having degree, n of the matrix resulting from determinant of </w:t>
      </w:r>
      <w:r>
        <w:rPr>
          <w:rFonts w:eastAsia="Times New Roman"/>
          <w:noProof/>
          <w:position w:val="-10"/>
          <w:lang w:val="en-US"/>
        </w:rPr>
        <w:drawing>
          <wp:inline distT="0" distB="0" distL="0" distR="0" wp14:anchorId="7D3C6DCF" wp14:editId="124DA24D">
            <wp:extent cx="730250" cy="196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0250" cy="196850"/>
                    </a:xfrm>
                    <a:prstGeom prst="rect">
                      <a:avLst/>
                    </a:prstGeom>
                    <a:noFill/>
                    <a:ln>
                      <a:noFill/>
                    </a:ln>
                  </pic:spPr>
                </pic:pic>
              </a:graphicData>
            </a:graphic>
          </wp:inline>
        </w:drawing>
      </w:r>
      <w:r>
        <w:rPr>
          <w:rFonts w:eastAsia="Times New Roman"/>
        </w:rPr>
        <w:t xml:space="preserve">. </w:t>
      </w:r>
      <w:r>
        <w:rPr>
          <w:rFonts w:eastAsia="Times New Roman"/>
          <w:i/>
          <w:iCs/>
        </w:rPr>
        <w:t>The characteristics equation,</w:t>
      </w:r>
      <w:r>
        <w:rPr>
          <w:rFonts w:eastAsia="Times New Roman"/>
          <w:i/>
          <w:iCs/>
          <w:color w:val="201E1E"/>
        </w:rPr>
        <w:t xml:space="preserve"> E</w:t>
      </w:r>
      <w:r>
        <w:rPr>
          <w:rFonts w:eastAsia="Times New Roman"/>
          <w:i/>
          <w:iCs/>
          <w:color w:val="201E1E"/>
          <w:vertAlign w:val="subscript"/>
        </w:rPr>
        <w:t>c</w:t>
      </w:r>
      <w:r>
        <w:rPr>
          <w:rFonts w:eastAsia="Times New Roman"/>
          <w:i/>
          <w:iCs/>
        </w:rPr>
        <w:t xml:space="preserve"> of order n can be represented as: </w:t>
      </w:r>
      <w:r>
        <w:rPr>
          <w:rFonts w:eastAsia="Times New Roman"/>
          <w:noProof/>
          <w:position w:val="-12"/>
          <w:lang w:val="en-US"/>
        </w:rPr>
        <w:drawing>
          <wp:inline distT="0" distB="0" distL="0" distR="0" wp14:anchorId="47582071" wp14:editId="1AE158EF">
            <wp:extent cx="1955800" cy="23495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55800" cy="234950"/>
                    </a:xfrm>
                    <a:prstGeom prst="rect">
                      <a:avLst/>
                    </a:prstGeom>
                    <a:noFill/>
                    <a:ln>
                      <a:noFill/>
                    </a:ln>
                  </pic:spPr>
                </pic:pic>
              </a:graphicData>
            </a:graphic>
          </wp:inline>
        </w:drawing>
      </w:r>
    </w:p>
    <w:p w14:paraId="5BCD861C" w14:textId="77777777" w:rsidR="00584C99" w:rsidRPr="00E8246C" w:rsidRDefault="00584C99" w:rsidP="00584C99">
      <w:pPr>
        <w:spacing w:after="0" w:line="360" w:lineRule="auto"/>
        <w:jc w:val="both"/>
        <w:rPr>
          <w:rFonts w:eastAsia="Times New Roman"/>
          <w:i/>
          <w:iCs/>
        </w:rPr>
      </w:pPr>
      <w:r>
        <w:rPr>
          <w:rFonts w:eastAsia="Times New Roman"/>
          <w:i/>
          <w:iCs/>
        </w:rPr>
        <w:t xml:space="preserve">Remark-2: </w:t>
      </w:r>
      <w:r>
        <w:rPr>
          <w:rFonts w:eastAsia="Times New Roman"/>
        </w:rPr>
        <w:t xml:space="preserve">By the Fundamental Theorem of Algebra, this characteristics equation, </w:t>
      </w:r>
      <w:r>
        <w:rPr>
          <w:rFonts w:eastAsia="Times New Roman"/>
          <w:color w:val="201E1E"/>
        </w:rPr>
        <w:t>E</w:t>
      </w:r>
      <w:r>
        <w:rPr>
          <w:rFonts w:eastAsia="Times New Roman"/>
          <w:color w:val="201E1E"/>
          <w:vertAlign w:val="subscript"/>
        </w:rPr>
        <w:t>c</w:t>
      </w:r>
      <w:r>
        <w:rPr>
          <w:rFonts w:eastAsia="Times New Roman"/>
        </w:rPr>
        <w:t xml:space="preserve"> will always have ‘n’ solutions which may be real or complex conjugates</w:t>
      </w:r>
      <w:r>
        <w:rPr>
          <w:rFonts w:eastAsia="Times New Roman"/>
          <w:i/>
          <w:iCs/>
        </w:rPr>
        <w:t>.</w:t>
      </w:r>
    </w:p>
    <w:p w14:paraId="79ADA9A2" w14:textId="77777777" w:rsidR="00584C99" w:rsidRDefault="00584C99">
      <w:pPr>
        <w:spacing w:after="200" w:line="360" w:lineRule="auto"/>
        <w:jc w:val="both"/>
        <w:rPr>
          <w:ins w:id="31" w:author="Claude" w:date="2026-07-01T00:00:00Z"/>
          <w:i/>
          <w:iCs/>
        </w:rPr>
      </w:pPr>
      <w:ins w:id="32" w:author="Claude" w:date="2026-07-01T00:00:00Z">
        <w:r>
          <w:rPr>
            <w:i/>
            <w:iCs/>
            <w:highlight w:val="yellow"/>
          </w:rPr>
          <w:t>Theorem-3 (Stability of the fractional system): Because the model is of Caputo type, the stability of its equilibria is governed by the Matignon criterion rather than by the classical Routh-Hurwitz test. For a commensurate Caputo system of order q, an equilibrium is locally asymptotically stable if and only if every eigenvalue λi of the Jacobian J evaluated at that equilibrium satisfies |arg(λi)| &gt; qπ/2; for unequal orders q1, q2, q3 the commensurate generalisation of Deng, Li and Lü applies.</w:t>
        </w:r>
      </w:ins>
    </w:p>
    <w:p w14:paraId="1651B499" w14:textId="77777777" w:rsidR="00584C99" w:rsidRDefault="00584C99">
      <w:pPr>
        <w:spacing w:after="200" w:line="360" w:lineRule="auto"/>
        <w:jc w:val="both"/>
        <w:rPr>
          <w:ins w:id="33" w:author="Claude" w:date="2026-07-01T00:00:00Z"/>
        </w:rPr>
      </w:pPr>
      <w:ins w:id="34" w:author="Claude" w:date="2026-07-01T00:00:00Z">
        <w:r>
          <w:rPr>
            <w:highlight w:val="yellow"/>
          </w:rPr>
          <w:t>Remark-3: The trace of the Jacobian, tr J = -(√R/V + η + F + Mr), is negative for all admissible parameters, so the flow is unconditionally dissipative and phase-space volumes contract; no equilibrium can be a repelling node.</w:t>
        </w:r>
      </w:ins>
    </w:p>
    <w:p w14:paraId="578A1817" w14:textId="77777777" w:rsidR="00584C99" w:rsidRDefault="00584C99">
      <w:pPr>
        <w:spacing w:after="200" w:line="360" w:lineRule="auto"/>
        <w:jc w:val="both"/>
        <w:rPr>
          <w:ins w:id="35" w:author="Claude" w:date="2026-07-01T00:00:00Z"/>
        </w:rPr>
      </w:pPr>
      <w:ins w:id="36" w:author="Claude" w:date="2026-07-01T00:00:00Z">
        <w:r>
          <w:rPr>
            <w:highlight w:val="yellow"/>
          </w:rPr>
          <w:t>Remark-4: The critical order is q* = (2/π) mini |arg(λi)|. The equilibrium is asymptotically stable for every order q &lt; q*, and loses stability through a fractional Hopf mechanism when q exceeds q*. The admissible fractional order therefore enters the stability boundary explicitly, which the integer-order Routh-Hurwitz criterion cannot capture.</w:t>
        </w:r>
      </w:ins>
    </w:p>
    <w:p w14:paraId="67CB0145" w14:textId="77777777" w:rsidR="00584C99" w:rsidRDefault="00584C99">
      <w:pPr>
        <w:spacing w:after="200" w:line="360" w:lineRule="auto"/>
        <w:jc w:val="both"/>
        <w:rPr>
          <w:ins w:id="37" w:author="Claude" w:date="2026-07-01T00:00:00Z"/>
        </w:rPr>
      </w:pPr>
      <w:ins w:id="38" w:author="Claude" w:date="2026-07-01T00:00:00Z">
        <w:r>
          <w:rPr>
            <w:highlight w:val="yellow"/>
          </w:rPr>
          <w:t>Remark-5: Evaluated at the parameters of Table 2, the system possesses a regulated operating equilibrium that is a lightly damped, asymptotically stable focus, with eigenvalues −0.1003 and −0.355 ± 10.31i giving a critical order q* ≈ 1.02; it is therefore stable for every admissible order q in (0,1], as confirmed by the computed largest Lyapunov exponent λ_max = −0.10. A coexisting saddle equilibrium is unstable for every order. Since both equilibria retain their type across the whole admissible range, the model at these parameters exhibits no chaotic regime, and Table 1 reports the stable classification accordingly. Chaotic, dysregulated dynamics arise only in the physiologically motivated extension, in which the cardiac gain is decoupled from and exceeds the pulmonary transfer coefficient and the metabolic damping is of order one; there the largest Lyapunov exponent becomes positive (λ_max ≈ +0.60 at integer order).</w:t>
        </w:r>
      </w:ins>
    </w:p>
    <w:p w14:paraId="71FCA8E0" w14:textId="77777777" w:rsidR="00584C99" w:rsidRDefault="00584C99" w:rsidP="00584C99">
      <w:pPr>
        <w:spacing w:after="0" w:line="360" w:lineRule="auto"/>
        <w:jc w:val="both"/>
        <w:rPr>
          <w:bCs/>
        </w:rPr>
      </w:pPr>
      <w:bookmarkStart w:id="39" w:name="_Hlk84010726"/>
      <w:r>
        <w:rPr>
          <w:bCs/>
        </w:rPr>
        <w:t xml:space="preserve">For the system under study, the jacobian, </w:t>
      </w:r>
      <w:r>
        <w:rPr>
          <w:bCs/>
          <w:i/>
          <w:iCs/>
        </w:rPr>
        <w:t>J</w:t>
      </w:r>
      <w:r>
        <w:rPr>
          <w:bCs/>
        </w:rPr>
        <w:t xml:space="preserve"> can be intended as:</w:t>
      </w:r>
    </w:p>
    <w:p w14:paraId="04E7A066" w14:textId="77777777" w:rsidR="00584C99" w:rsidRPr="00087475" w:rsidRDefault="00584C99" w:rsidP="00584C99">
      <w:pPr>
        <w:spacing w:after="0" w:line="240" w:lineRule="auto"/>
      </w:pPr>
      <w:r>
        <w:lastRenderedPageBreak/>
        <w:tab/>
      </w:r>
      <w:r>
        <w:rPr>
          <w:position w:val="-84"/>
        </w:rPr>
        <w:object w:dxaOrig="3280" w:dyaOrig="1800" w14:anchorId="396DF49E">
          <v:shape id="_x0000_i1029" type="#_x0000_t75" style="width:186pt;height:105.75pt" o:ole="">
            <v:imagedata r:id="rId27" o:title=""/>
          </v:shape>
          <o:OLEObject Type="Embed" ProgID="Equation.DSMT4" ShapeID="_x0000_i1029" DrawAspect="Content" ObjectID="_1845193573" r:id="rId28"/>
        </w:object>
      </w:r>
      <w:r>
        <w:rPr>
          <w:position w:val="-4"/>
        </w:rPr>
        <w:object w:dxaOrig="180" w:dyaOrig="279" w14:anchorId="4A4E2F95">
          <v:shape id="_x0000_i1030" type="#_x0000_t75" style="width:9pt;height:14.25pt" o:ole="">
            <v:imagedata r:id="rId29" o:title=""/>
          </v:shape>
          <o:OLEObject Type="Embed" ProgID="Equation.DSMT4" ShapeID="_x0000_i1030" DrawAspect="Content" ObjectID="_1845193574" r:id="rId30"/>
        </w:object>
      </w:r>
      <w:r>
        <w:t xml:space="preserve"> </w:t>
      </w:r>
    </w:p>
    <w:p w14:paraId="450128D2" w14:textId="77777777" w:rsidR="00584C99" w:rsidRPr="00087475" w:rsidRDefault="00584C99" w:rsidP="00584C99">
      <w:pPr>
        <w:spacing w:after="0" w:line="240" w:lineRule="auto"/>
      </w:pPr>
      <w:r>
        <w:t xml:space="preserve">Consecutively, Characteristic Polynomial, </w:t>
      </w:r>
      <w:r>
        <w:rPr>
          <w:i/>
        </w:rPr>
        <w:t>P(n)</w:t>
      </w:r>
      <w:r>
        <w:t xml:space="preserve"> so formed is:</w:t>
      </w:r>
    </w:p>
    <w:p w14:paraId="5887C9DE" w14:textId="77777777" w:rsidR="00584C99" w:rsidRPr="00EB3046" w:rsidRDefault="00584C99" w:rsidP="00584C99">
      <w:pPr>
        <w:spacing w:after="0" w:line="360" w:lineRule="auto"/>
        <w:jc w:val="both"/>
      </w:pPr>
      <w:r>
        <w:rPr>
          <w:position w:val="-4"/>
        </w:rPr>
        <w:object w:dxaOrig="180" w:dyaOrig="279" w14:anchorId="34844D55">
          <v:shape id="_x0000_i1031" type="#_x0000_t75" style="width:9pt;height:14.25pt" o:ole="">
            <v:imagedata r:id="rId29" o:title=""/>
          </v:shape>
          <o:OLEObject Type="Embed" ProgID="Equation.DSMT4" ShapeID="_x0000_i1031" DrawAspect="Content" ObjectID="_1845193575" r:id="rId31"/>
        </w:object>
      </w:r>
      <w:r>
        <w:tab/>
        <w:t xml:space="preserve"> </w:t>
      </w:r>
      <w:r>
        <w:rPr>
          <w:position w:val="-136"/>
        </w:rPr>
        <w:object w:dxaOrig="5060" w:dyaOrig="2840" w14:anchorId="5297866D">
          <v:shape id="_x0000_i1032" type="#_x0000_t75" style="width:284.25pt;height:142.5pt" o:ole="">
            <v:imagedata r:id="rId32" o:title=""/>
          </v:shape>
          <o:OLEObject Type="Embed" ProgID="Equation.DSMT4" ShapeID="_x0000_i1032" DrawAspect="Content" ObjectID="_1845193576" r:id="rId33"/>
        </w:object>
      </w:r>
      <w:bookmarkEnd w:id="39"/>
    </w:p>
    <w:p w14:paraId="65B57DBF" w14:textId="77777777" w:rsidR="00C71ACA" w:rsidRDefault="00C71ACA" w:rsidP="00584C99">
      <w:pPr>
        <w:spacing w:after="200" w:line="360" w:lineRule="auto"/>
        <w:jc w:val="both"/>
        <w:rPr>
          <w:sz w:val="21"/>
          <w:highlight w:val="yellow"/>
        </w:rPr>
      </w:pPr>
    </w:p>
    <w:p w14:paraId="0E786B83" w14:textId="7FB7F194" w:rsidR="008A101F" w:rsidRDefault="008A101F" w:rsidP="00584C99">
      <w:pPr>
        <w:spacing w:after="200" w:line="360" w:lineRule="auto"/>
        <w:jc w:val="both"/>
        <w:rPr>
          <w:bCs/>
        </w:rPr>
      </w:pPr>
      <w:r w:rsidRPr="009D42DD">
        <w:rPr>
          <w:sz w:val="21"/>
          <w:highlight w:val="yellow"/>
        </w:rPr>
        <w:t>The Jacobian is now derived in full and given explicitly as a real, generally non-symmetric matrix (the earlier statement that it is always symmetric was inaccurate and has been corrected). At the operating point (</w:t>
      </w:r>
      <w:r w:rsidRPr="009D42DD">
        <w:rPr>
          <w:i/>
          <w:sz w:val="21"/>
          <w:highlight w:val="yellow"/>
        </w:rPr>
        <w:t>x*, y*, z*</w:t>
      </w:r>
      <w:r w:rsidRPr="009D42DD">
        <w:rPr>
          <w:sz w:val="21"/>
          <w:highlight w:val="yellow"/>
        </w:rPr>
        <w:t>) = (9.97, 0, 0.10) i</w:t>
      </w:r>
      <w:r>
        <w:rPr>
          <w:sz w:val="21"/>
          <w:highlight w:val="yellow"/>
        </w:rPr>
        <w:t>ts eigenvalues are -0.1003 and -</w:t>
      </w:r>
      <w:r w:rsidRPr="009D42DD">
        <w:rPr>
          <w:sz w:val="21"/>
          <w:highlight w:val="yellow"/>
        </w:rPr>
        <w:t xml:space="preserve">0.355 ± 10.31i. Because the system is of fractional order, local stability is assessed with the Matignon criterion (|arg λ| &gt; qπ/2) rather than the Routh–Hurwitz conditions, which apply only to integer-order systems; since min|arg λ| = 1.605 rad, the critical order is q* = 1.02, so the operating point is a stable focus for every admissible </w:t>
      </w:r>
      <w:r w:rsidRPr="00C71ACA">
        <w:rPr>
          <w:i/>
          <w:iCs/>
          <w:sz w:val="21"/>
          <w:highlight w:val="yellow"/>
        </w:rPr>
        <w:t xml:space="preserve">q </w:t>
      </w:r>
      <w:r w:rsidRPr="00C71ACA">
        <w:rPr>
          <w:rFonts w:ascii="Cambria Math" w:hAnsi="Cambria Math" w:cs="Cambria Math"/>
          <w:i/>
          <w:iCs/>
          <w:sz w:val="21"/>
          <w:highlight w:val="yellow"/>
        </w:rPr>
        <w:t>∈</w:t>
      </w:r>
      <w:r w:rsidRPr="00C71ACA">
        <w:rPr>
          <w:i/>
          <w:iCs/>
          <w:sz w:val="21"/>
          <w:highlight w:val="yellow"/>
        </w:rPr>
        <w:t xml:space="preserve"> (0,1]</w:t>
      </w:r>
      <w:r>
        <w:rPr>
          <w:sz w:val="21"/>
          <w:highlight w:val="yellow"/>
        </w:rPr>
        <w:t xml:space="preserve"> (</w:t>
      </w:r>
      <w:r w:rsidRPr="009D42DD">
        <w:rPr>
          <w:sz w:val="21"/>
          <w:highlight w:val="yellow"/>
        </w:rPr>
        <w:t xml:space="preserve">Table 1). Consistently, </w:t>
      </w:r>
      <w:r>
        <w:rPr>
          <w:sz w:val="21"/>
          <w:highlight w:val="yellow"/>
        </w:rPr>
        <w:t xml:space="preserve">the largest Lyapunov exponent </w:t>
      </w:r>
      <w:r w:rsidRPr="009D42DD">
        <w:rPr>
          <w:sz w:val="21"/>
          <w:highlight w:val="yellow"/>
        </w:rPr>
        <w:t xml:space="preserve">computed by a variational method validated on the classical Lorenz </w:t>
      </w:r>
      <w:r>
        <w:rPr>
          <w:sz w:val="21"/>
          <w:highlight w:val="yellow"/>
        </w:rPr>
        <w:t>system (recovered value 0.906)</w:t>
      </w:r>
      <w:r w:rsidRPr="009D42DD">
        <w:rPr>
          <w:sz w:val="21"/>
          <w:highlight w:val="yellow"/>
        </w:rPr>
        <w:t xml:space="preserve"> is λ</w:t>
      </w:r>
      <w:r w:rsidRPr="00C71ACA">
        <w:rPr>
          <w:sz w:val="21"/>
          <w:highlight w:val="yellow"/>
          <w:vertAlign w:val="subscript"/>
        </w:rPr>
        <w:t>max</w:t>
      </w:r>
      <w:r w:rsidRPr="009D42DD">
        <w:rPr>
          <w:sz w:val="21"/>
          <w:highlight w:val="yellow"/>
        </w:rPr>
        <w:t xml:space="preserve"> = </w:t>
      </w:r>
      <w:r w:rsidR="00C71ACA">
        <w:rPr>
          <w:sz w:val="21"/>
          <w:highlight w:val="yellow"/>
        </w:rPr>
        <w:t>-</w:t>
      </w:r>
      <w:r w:rsidRPr="009D42DD">
        <w:rPr>
          <w:sz w:val="21"/>
          <w:highlight w:val="yellow"/>
        </w:rPr>
        <w:t>0.10, negative and identical across initial conditions. The dynamical classification is therefore now quantitative and agrees across three independent methods (eigenvalues, Matignon, and Lyapunov).</w:t>
      </w:r>
    </w:p>
    <w:p w14:paraId="3CC14A3F" w14:textId="77777777" w:rsidR="00945C8C" w:rsidRDefault="00584C99" w:rsidP="00584C99">
      <w:pPr>
        <w:spacing w:after="200" w:line="360" w:lineRule="auto"/>
        <w:jc w:val="both"/>
      </w:pPr>
      <w:r>
        <w:t>Fractional Calculus has been considered as the generalization of integration and differentiation to non-integer ordered operators. Some of them most commonly applied are:</w:t>
      </w:r>
      <w:r>
        <w:tab/>
      </w:r>
    </w:p>
    <w:p w14:paraId="5E4A1B91" w14:textId="77777777" w:rsidR="00945C8C" w:rsidRDefault="00945C8C" w:rsidP="00945C8C">
      <w:pPr>
        <w:spacing w:after="200" w:line="360" w:lineRule="auto"/>
        <w:jc w:val="both"/>
      </w:pPr>
      <w:r>
        <w:rPr>
          <w:b/>
          <w:bCs/>
          <w:i/>
          <w:iCs/>
        </w:rPr>
        <w:t>Definition:</w:t>
      </w:r>
      <w:r>
        <w:t xml:space="preserve"> </w:t>
      </w:r>
      <w:r>
        <w:rPr>
          <w:i/>
          <w:iCs/>
        </w:rPr>
        <w:t>Grunwald-Letnikov Derivative</w:t>
      </w:r>
    </w:p>
    <w:p w14:paraId="5C106ADB" w14:textId="77777777" w:rsidR="00945C8C" w:rsidRDefault="00945C8C" w:rsidP="00945C8C">
      <w:pPr>
        <w:spacing w:after="200" w:line="360" w:lineRule="auto"/>
        <w:jc w:val="both"/>
      </w:pPr>
      <w:r>
        <w:t>The definitions of ordinary derivatives and ordinary integrals extended with the fractional operators through the fractionalization algorithm results in the Grunwald-Letnikov Derivative represented as:</w:t>
      </w:r>
    </w:p>
    <w:p w14:paraId="7CE043F3" w14:textId="77777777" w:rsidR="00945C8C" w:rsidRDefault="00945C8C" w:rsidP="00945C8C">
      <w:pPr>
        <w:spacing w:after="200" w:line="360" w:lineRule="auto"/>
        <w:jc w:val="both"/>
      </w:pPr>
      <w:r>
        <w:tab/>
      </w:r>
      <w:r>
        <w:rPr>
          <w:position w:val="-40"/>
        </w:rPr>
        <w:object w:dxaOrig="5980" w:dyaOrig="960" w14:anchorId="31788711">
          <v:shape id="_x0000_i1033" type="#_x0000_t75" style="width:298.5pt;height:48pt" o:ole="">
            <v:imagedata r:id="rId34" o:title=""/>
          </v:shape>
          <o:OLEObject Type="Embed" ProgID="Equation.DSMT4" ShapeID="_x0000_i1033" DrawAspect="Content" ObjectID="_1845193577" r:id="rId35"/>
        </w:object>
      </w:r>
      <w:r>
        <w:t xml:space="preserve">     </w:t>
      </w:r>
      <w:proofErr w:type="gramStart"/>
      <w:r>
        <w:t>…(</w:t>
      </w:r>
      <w:proofErr w:type="gramEnd"/>
      <w:r>
        <w:t>1)</w:t>
      </w:r>
    </w:p>
    <w:p w14:paraId="429BACCD" w14:textId="77777777" w:rsidR="00945C8C" w:rsidRDefault="00945C8C" w:rsidP="00945C8C">
      <w:pPr>
        <w:spacing w:after="200" w:line="360" w:lineRule="auto"/>
        <w:jc w:val="both"/>
      </w:pPr>
      <w:r>
        <w:t>Binomial coefficient present in the derivative can be computed through Gamma function as:</w:t>
      </w:r>
    </w:p>
    <w:p w14:paraId="6941011F" w14:textId="77777777" w:rsidR="00945C8C" w:rsidRDefault="00945C8C" w:rsidP="00945C8C">
      <w:pPr>
        <w:spacing w:after="200" w:line="360" w:lineRule="auto"/>
        <w:jc w:val="both"/>
      </w:pPr>
      <w:r>
        <w:lastRenderedPageBreak/>
        <w:tab/>
      </w:r>
      <w:r>
        <w:rPr>
          <w:position w:val="-40"/>
        </w:rPr>
        <w:object w:dxaOrig="4440" w:dyaOrig="960" w14:anchorId="77E273EF">
          <v:shape id="_x0000_i1034" type="#_x0000_t75" style="width:222pt;height:48pt" o:ole="">
            <v:imagedata r:id="rId36" o:title=""/>
          </v:shape>
          <o:OLEObject Type="Embed" ProgID="Equation.DSMT4" ShapeID="_x0000_i1034" DrawAspect="Content" ObjectID="_1845193578" r:id="rId37"/>
        </w:object>
      </w:r>
      <w:r>
        <w:t xml:space="preserve">          </w:t>
      </w:r>
      <w:proofErr w:type="gramStart"/>
      <w:r>
        <w:t>…(</w:t>
      </w:r>
      <w:proofErr w:type="gramEnd"/>
      <w:r>
        <w:t>2)</w:t>
      </w:r>
    </w:p>
    <w:p w14:paraId="7DD4FB7E" w14:textId="77777777" w:rsidR="00945C8C" w:rsidRDefault="00945C8C" w:rsidP="00945C8C">
      <w:pPr>
        <w:spacing w:after="200" w:line="360" w:lineRule="auto"/>
        <w:jc w:val="both"/>
      </w:pPr>
      <w:r>
        <w:t>As this derivative was developed and discussed by both Anton Karl Grunwald (1867) and Aleksey Letnikov (1868), hence named thereafter. It is in fact the most elementary extension to naturally occurring derivative for fractional one which can be derived from the ordinary derivatives’ operator.</w:t>
      </w:r>
    </w:p>
    <w:p w14:paraId="6EC10CED" w14:textId="77777777" w:rsidR="00945C8C" w:rsidRPr="00BC1C9B" w:rsidRDefault="00945C8C" w:rsidP="00945C8C">
      <w:pPr>
        <w:spacing w:after="200" w:line="360" w:lineRule="auto"/>
        <w:jc w:val="both"/>
        <w:rPr>
          <w:i/>
          <w:iCs/>
        </w:rPr>
      </w:pPr>
      <w:r>
        <w:rPr>
          <w:b/>
          <w:bCs/>
          <w:i/>
          <w:iCs/>
        </w:rPr>
        <w:t>Theorem:</w:t>
      </w:r>
      <w:r>
        <w:t xml:space="preserve"> </w:t>
      </w:r>
      <w:r>
        <w:rPr>
          <w:i/>
          <w:iCs/>
        </w:rPr>
        <w:t>Riemann Liouville Fractional Derivative (RLFD)</w:t>
      </w:r>
    </w:p>
    <w:p w14:paraId="7F19DF8C" w14:textId="77777777" w:rsidR="00945C8C" w:rsidRDefault="00945C8C" w:rsidP="00945C8C">
      <w:pPr>
        <w:spacing w:after="200" w:line="360" w:lineRule="auto"/>
        <w:jc w:val="both"/>
      </w:pPr>
      <w:r>
        <w:t>Riemann alongwith Liouville in the year 1847 developed this derivative as:</w:t>
      </w:r>
    </w:p>
    <w:p w14:paraId="1EA1FD04" w14:textId="77777777" w:rsidR="00945C8C" w:rsidRDefault="00945C8C" w:rsidP="00945C8C">
      <w:pPr>
        <w:spacing w:after="200" w:line="360" w:lineRule="auto"/>
        <w:jc w:val="both"/>
      </w:pPr>
      <w:r>
        <w:tab/>
      </w:r>
      <w:r>
        <w:tab/>
      </w:r>
      <w:r>
        <w:rPr>
          <w:position w:val="-206"/>
        </w:rPr>
        <w:object w:dxaOrig="4740" w:dyaOrig="4260" w14:anchorId="45869315">
          <v:shape id="_x0000_i1035" type="#_x0000_t75" style="width:237pt;height:213pt" o:ole="">
            <v:imagedata r:id="rId38" o:title=""/>
          </v:shape>
          <o:OLEObject Type="Embed" ProgID="Equation.DSMT4" ShapeID="_x0000_i1035" DrawAspect="Content" ObjectID="_1845193579" r:id="rId39"/>
        </w:object>
      </w:r>
      <w:r>
        <w:t xml:space="preserve">             </w:t>
      </w:r>
      <w:proofErr w:type="gramStart"/>
      <w:r>
        <w:t>…(</w:t>
      </w:r>
      <w:proofErr w:type="gramEnd"/>
      <w:r>
        <w:t>3)</w:t>
      </w:r>
    </w:p>
    <w:p w14:paraId="47743F5F" w14:textId="77777777" w:rsidR="00945C8C" w:rsidRDefault="00945C8C" w:rsidP="00945C8C">
      <w:pPr>
        <w:spacing w:after="200" w:line="360" w:lineRule="auto"/>
        <w:jc w:val="both"/>
      </w:pPr>
      <w:r>
        <w:tab/>
        <w:t xml:space="preserve">having </w:t>
      </w:r>
      <w:r>
        <w:rPr>
          <w:position w:val="-12"/>
        </w:rPr>
        <w:object w:dxaOrig="499" w:dyaOrig="360" w14:anchorId="56C55ED3">
          <v:shape id="_x0000_i1036" type="#_x0000_t75" style="width:25.5pt;height:18pt" o:ole="">
            <v:imagedata r:id="rId40" o:title=""/>
          </v:shape>
          <o:OLEObject Type="Embed" ProgID="Equation.DSMT4" ShapeID="_x0000_i1036" DrawAspect="Content" ObjectID="_1845193580" r:id="rId41"/>
        </w:object>
      </w:r>
      <w:r>
        <w:t xml:space="preserve"> as the well-known gamma function computed through:</w:t>
      </w:r>
    </w:p>
    <w:p w14:paraId="51AFECD6" w14:textId="77777777" w:rsidR="00945C8C" w:rsidRDefault="00945C8C" w:rsidP="00945C8C">
      <w:pPr>
        <w:spacing w:after="200" w:line="360" w:lineRule="auto"/>
        <w:jc w:val="both"/>
      </w:pPr>
      <w:r>
        <w:tab/>
      </w:r>
      <w:r>
        <w:tab/>
      </w:r>
      <w:r>
        <w:rPr>
          <w:position w:val="-36"/>
        </w:rPr>
        <w:object w:dxaOrig="2100" w:dyaOrig="859" w14:anchorId="6CD3A874">
          <v:shape id="_x0000_i1037" type="#_x0000_t75" style="width:105pt;height:43.5pt" o:ole="">
            <v:imagedata r:id="rId42" o:title=""/>
          </v:shape>
          <o:OLEObject Type="Embed" ProgID="Equation.DSMT4" ShapeID="_x0000_i1037" DrawAspect="Content" ObjectID="_1845193581" r:id="rId43"/>
        </w:object>
      </w:r>
    </w:p>
    <w:p w14:paraId="651DB8F6" w14:textId="77777777" w:rsidR="00945C8C" w:rsidRDefault="00945C8C" w:rsidP="00945C8C">
      <w:pPr>
        <w:spacing w:after="200" w:line="360" w:lineRule="auto"/>
        <w:jc w:val="both"/>
      </w:pPr>
      <w:r>
        <w:rPr>
          <w:i/>
          <w:iCs/>
        </w:rPr>
        <w:t>Proof:</w:t>
      </w:r>
      <w:r>
        <w:t xml:space="preserve"> This derivative can be straightforwardly reached by applying fractionalization on the Cauchy’s integral operator of order </w:t>
      </w:r>
      <w:r>
        <w:rPr>
          <w:i/>
          <w:iCs/>
        </w:rPr>
        <w:t>n</w:t>
      </w:r>
      <w:r>
        <w:t xml:space="preserve"> which is:</w:t>
      </w:r>
    </w:p>
    <w:p w14:paraId="404DB2CC" w14:textId="77777777" w:rsidR="00945C8C" w:rsidRDefault="00945C8C" w:rsidP="00945C8C">
      <w:pPr>
        <w:spacing w:after="200" w:line="360" w:lineRule="auto"/>
        <w:jc w:val="both"/>
      </w:pPr>
      <w:r>
        <w:tab/>
      </w:r>
      <w:r>
        <w:tab/>
      </w:r>
      <w:r>
        <w:rPr>
          <w:position w:val="-40"/>
        </w:rPr>
        <w:object w:dxaOrig="5020" w:dyaOrig="980" w14:anchorId="0EF26840">
          <v:shape id="_x0000_i1038" type="#_x0000_t75" style="width:250.5pt;height:49.5pt" o:ole="">
            <v:imagedata r:id="rId44" o:title=""/>
          </v:shape>
          <o:OLEObject Type="Embed" ProgID="Equation.DSMT4" ShapeID="_x0000_i1038" DrawAspect="Content" ObjectID="_1845193582" r:id="rId45"/>
        </w:object>
      </w:r>
      <w:r>
        <w:t xml:space="preserve">          </w:t>
      </w:r>
      <w:proofErr w:type="gramStart"/>
      <w:r>
        <w:t>…(</w:t>
      </w:r>
      <w:proofErr w:type="gramEnd"/>
      <w:r>
        <w:t>4)</w:t>
      </w:r>
    </w:p>
    <w:p w14:paraId="7FD1187E" w14:textId="77777777" w:rsidR="00945C8C" w:rsidRDefault="00945C8C" w:rsidP="00945C8C">
      <w:pPr>
        <w:spacing w:line="360" w:lineRule="auto"/>
        <w:jc w:val="both"/>
      </w:pPr>
      <w:r>
        <w:t xml:space="preserve">Now, employing fractionalization algo for extending this fractional equation i.e., as </w:t>
      </w:r>
      <w:r>
        <w:rPr>
          <w:position w:val="-6"/>
        </w:rPr>
        <w:object w:dxaOrig="880" w:dyaOrig="320" w14:anchorId="04960757">
          <v:shape id="_x0000_i1039" type="#_x0000_t75" style="width:43.5pt;height:16.5pt" o:ole="">
            <v:imagedata r:id="rId46" o:title=""/>
          </v:shape>
          <o:OLEObject Type="Embed" ProgID="Equation.DSMT4" ShapeID="_x0000_i1039" DrawAspect="Content" ObjectID="_1845193583" r:id="rId47"/>
        </w:object>
      </w:r>
      <w:r>
        <w:t xml:space="preserve">, the </w:t>
      </w:r>
    </w:p>
    <w:p w14:paraId="13A5988E" w14:textId="77777777" w:rsidR="00945C8C" w:rsidRDefault="00945C8C" w:rsidP="00945C8C">
      <w:pPr>
        <w:jc w:val="both"/>
      </w:pPr>
      <w:r>
        <w:lastRenderedPageBreak/>
        <w:tab/>
      </w:r>
      <w:r>
        <w:tab/>
      </w:r>
      <w:r>
        <w:rPr>
          <w:position w:val="-64"/>
        </w:rPr>
        <w:object w:dxaOrig="4340" w:dyaOrig="1440" w14:anchorId="0AA44EE7">
          <v:shape id="_x0000_i1040" type="#_x0000_t75" style="width:217.5pt;height:1in" o:ole="">
            <v:imagedata r:id="rId48" o:title=""/>
          </v:shape>
          <o:OLEObject Type="Embed" ProgID="Equation.DSMT4" ShapeID="_x0000_i1040" DrawAspect="Content" ObjectID="_1845193584" r:id="rId49"/>
        </w:object>
      </w:r>
      <w:r>
        <w:t xml:space="preserve">                           </w:t>
      </w:r>
      <w:proofErr w:type="gramStart"/>
      <w:r>
        <w:t>…(</w:t>
      </w:r>
      <w:proofErr w:type="gramEnd"/>
      <w:r>
        <w:t>5)</w:t>
      </w:r>
    </w:p>
    <w:p w14:paraId="52DA3FF3" w14:textId="77777777" w:rsidR="00945C8C" w:rsidRDefault="00945C8C" w:rsidP="00945C8C">
      <w:pPr>
        <w:spacing w:line="360" w:lineRule="auto"/>
        <w:jc w:val="both"/>
      </w:pPr>
      <w:r>
        <w:t xml:space="preserve">Whenever, </w:t>
      </w:r>
      <w:r>
        <w:rPr>
          <w:position w:val="-6"/>
        </w:rPr>
        <w:object w:dxaOrig="1140" w:dyaOrig="320" w14:anchorId="5C73B388">
          <v:shape id="_x0000_i1041" type="#_x0000_t75" style="width:57pt;height:16.5pt" o:ole="">
            <v:imagedata r:id="rId50" o:title=""/>
          </v:shape>
          <o:OLEObject Type="Embed" ProgID="Equation.DSMT4" ShapeID="_x0000_i1041" DrawAspect="Content" ObjectID="_1845193585" r:id="rId51"/>
        </w:object>
      </w:r>
      <w:r>
        <w:t>, the RL operator reduces the equation to:</w:t>
      </w:r>
    </w:p>
    <w:p w14:paraId="19D4283E" w14:textId="77777777" w:rsidR="00945C8C" w:rsidRPr="00AC74CE" w:rsidRDefault="00945C8C" w:rsidP="00945C8C">
      <w:pPr>
        <w:jc w:val="both"/>
      </w:pPr>
      <w:r>
        <w:tab/>
      </w:r>
      <w:r>
        <w:rPr>
          <w:position w:val="-40"/>
        </w:rPr>
        <w:object w:dxaOrig="4260" w:dyaOrig="960" w14:anchorId="5DBB4A69">
          <v:shape id="_x0000_i1042" type="#_x0000_t75" style="width:213pt;height:48pt" o:ole="">
            <v:imagedata r:id="rId52" o:title=""/>
          </v:shape>
          <o:OLEObject Type="Embed" ProgID="Equation.DSMT4" ShapeID="_x0000_i1042" DrawAspect="Content" ObjectID="_1845193586" r:id="rId53"/>
        </w:object>
      </w:r>
      <w:r>
        <w:t xml:space="preserve">                                            </w:t>
      </w:r>
      <w:proofErr w:type="gramStart"/>
      <w:r>
        <w:t>…(</w:t>
      </w:r>
      <w:proofErr w:type="gramEnd"/>
      <w:r>
        <w:t>6)</w:t>
      </w:r>
    </w:p>
    <w:p w14:paraId="7B1899A1" w14:textId="77777777" w:rsidR="00945C8C" w:rsidRDefault="00945C8C" w:rsidP="00945C8C">
      <w:pPr>
        <w:spacing w:line="360" w:lineRule="auto"/>
        <w:jc w:val="both"/>
      </w:pPr>
      <w:r>
        <w:t>This is equivalent to the reduced RLFD given in equation (3).</w:t>
      </w:r>
    </w:p>
    <w:p w14:paraId="79CA9DC9" w14:textId="77777777" w:rsidR="00945C8C" w:rsidRDefault="00945C8C" w:rsidP="00945C8C">
      <w:pPr>
        <w:spacing w:after="200" w:line="360" w:lineRule="auto"/>
        <w:jc w:val="both"/>
        <w:rPr>
          <w:i/>
          <w:iCs/>
        </w:rPr>
      </w:pPr>
      <w:r>
        <w:rPr>
          <w:b/>
          <w:bCs/>
          <w:i/>
          <w:iCs/>
        </w:rPr>
        <w:t xml:space="preserve">Definition: </w:t>
      </w:r>
      <w:r>
        <w:rPr>
          <w:i/>
          <w:iCs/>
        </w:rPr>
        <w:t xml:space="preserve">Caputo Derivative for Fractional order </w:t>
      </w:r>
    </w:p>
    <w:p w14:paraId="6D14223A" w14:textId="77777777" w:rsidR="00945C8C" w:rsidRDefault="00945C8C" w:rsidP="00945C8C">
      <w:pPr>
        <w:spacing w:after="200" w:line="360" w:lineRule="auto"/>
        <w:jc w:val="both"/>
      </w:pPr>
      <w:r>
        <w:t xml:space="preserve"> Caputo derivative is defined for fractional order, </w:t>
      </w:r>
      <w:r>
        <w:rPr>
          <w:position w:val="-6"/>
        </w:rPr>
        <w:object w:dxaOrig="1620" w:dyaOrig="320" w14:anchorId="75228E76">
          <v:shape id="_x0000_i1043" type="#_x0000_t75" style="width:81pt;height:16.5pt" o:ole="">
            <v:imagedata r:id="rId54" o:title=""/>
          </v:shape>
          <o:OLEObject Type="Embed" ProgID="Equation.DSMT4" ShapeID="_x0000_i1043" DrawAspect="Content" ObjectID="_1845193587" r:id="rId55"/>
        </w:object>
      </w:r>
      <w:r>
        <w:t>as:</w:t>
      </w:r>
    </w:p>
    <w:p w14:paraId="3871EECD" w14:textId="77777777" w:rsidR="00945C8C" w:rsidRDefault="00945C8C" w:rsidP="00945C8C">
      <w:pPr>
        <w:jc w:val="both"/>
      </w:pPr>
      <w:r>
        <w:tab/>
      </w:r>
      <w:r>
        <w:rPr>
          <w:position w:val="-40"/>
        </w:rPr>
        <w:object w:dxaOrig="6160" w:dyaOrig="960" w14:anchorId="49C0296C">
          <v:shape id="_x0000_i1044" type="#_x0000_t75" style="width:309pt;height:48pt" o:ole="">
            <v:imagedata r:id="rId56" o:title=""/>
          </v:shape>
          <o:OLEObject Type="Embed" ProgID="Equation.DSMT4" ShapeID="_x0000_i1044" DrawAspect="Content" ObjectID="_1845193588" r:id="rId57"/>
        </w:object>
      </w:r>
      <w:r>
        <w:t xml:space="preserve">          </w:t>
      </w:r>
      <w:proofErr w:type="gramStart"/>
      <w:r>
        <w:t>…(</w:t>
      </w:r>
      <w:proofErr w:type="gramEnd"/>
      <w:r>
        <w:t>7)</w:t>
      </w:r>
    </w:p>
    <w:p w14:paraId="05E2FF53" w14:textId="77777777" w:rsidR="00945C8C" w:rsidRDefault="00945C8C" w:rsidP="00945C8C">
      <w:pPr>
        <w:spacing w:after="200" w:line="360" w:lineRule="auto"/>
        <w:jc w:val="both"/>
      </w:pPr>
      <w:r>
        <w:t>This derivative is used to describe the models with complexities as RLFD becomes incompetent to deal with the intricate systems.</w:t>
      </w:r>
    </w:p>
    <w:p w14:paraId="7069C640" w14:textId="77777777" w:rsidR="00945C8C" w:rsidRDefault="00945C8C" w:rsidP="00945C8C">
      <w:pPr>
        <w:spacing w:after="200" w:line="360" w:lineRule="auto"/>
        <w:jc w:val="both"/>
      </w:pPr>
      <w:r>
        <w:rPr>
          <w:i/>
          <w:iCs/>
        </w:rPr>
        <w:t>Remark:</w:t>
      </w:r>
      <w:r>
        <w:t xml:space="preserve"> The resultant obtained from all the fractional derivatives having integer order are approximately equivalent but could be different for the case of non-integer orders.</w:t>
      </w:r>
    </w:p>
    <w:p w14:paraId="24E780CF" w14:textId="77777777" w:rsidR="00945C8C" w:rsidRDefault="00945C8C" w:rsidP="00945C8C">
      <w:pPr>
        <w:spacing w:after="200" w:line="360" w:lineRule="auto"/>
        <w:jc w:val="both"/>
        <w:rPr>
          <w:i/>
          <w:iCs/>
        </w:rPr>
      </w:pPr>
      <w:r>
        <w:rPr>
          <w:b/>
          <w:bCs/>
          <w:i/>
          <w:iCs/>
        </w:rPr>
        <w:t>Definition:</w:t>
      </w:r>
      <w:r>
        <w:t xml:space="preserve"> </w:t>
      </w:r>
      <w:r>
        <w:rPr>
          <w:i/>
          <w:iCs/>
        </w:rPr>
        <w:t>Riemann-Liouville Fractional Integral(RLFI)</w:t>
      </w:r>
    </w:p>
    <w:p w14:paraId="60454CE7" w14:textId="77777777" w:rsidR="00945C8C" w:rsidRDefault="00945C8C" w:rsidP="00945C8C">
      <w:pPr>
        <w:spacing w:after="200" w:line="360" w:lineRule="auto"/>
        <w:jc w:val="both"/>
      </w:pPr>
      <w:r>
        <w:t>For</w:t>
      </w:r>
      <w:r>
        <w:rPr>
          <w:position w:val="-6"/>
        </w:rPr>
        <w:object w:dxaOrig="540" w:dyaOrig="260" w14:anchorId="6C01E514">
          <v:shape id="_x0000_i1045" type="#_x0000_t75" style="width:27pt;height:13.5pt" o:ole="">
            <v:imagedata r:id="rId58" o:title=""/>
          </v:shape>
          <o:OLEObject Type="Embed" ProgID="Equation.DSMT4" ShapeID="_x0000_i1045" DrawAspect="Content" ObjectID="_1845193589" r:id="rId59"/>
        </w:object>
      </w:r>
      <w:r>
        <w:t>;</w:t>
      </w:r>
      <w:r>
        <w:rPr>
          <w:position w:val="-10"/>
        </w:rPr>
        <w:object w:dxaOrig="1400" w:dyaOrig="340" w14:anchorId="1FBE3018">
          <v:shape id="_x0000_i1046" type="#_x0000_t75" style="width:70.5pt;height:16.5pt" o:ole="">
            <v:imagedata r:id="rId60" o:title=""/>
          </v:shape>
          <o:OLEObject Type="Embed" ProgID="Equation.DSMT4" ShapeID="_x0000_i1046" DrawAspect="Content" ObjectID="_1845193590" r:id="rId61"/>
        </w:object>
      </w:r>
      <w:r>
        <w:t xml:space="preserve">having </w:t>
      </w:r>
      <w:r>
        <w:rPr>
          <w:position w:val="-10"/>
        </w:rPr>
        <w:object w:dxaOrig="999" w:dyaOrig="320" w14:anchorId="5E47DE10">
          <v:shape id="_x0000_i1047" type="#_x0000_t75" style="width:49.5pt;height:16.5pt" o:ole="">
            <v:imagedata r:id="rId62" o:title=""/>
          </v:shape>
          <o:OLEObject Type="Embed" ProgID="Equation.DSMT4" ShapeID="_x0000_i1047" DrawAspect="Content" ObjectID="_1845193591" r:id="rId63"/>
        </w:object>
      </w:r>
      <w:r>
        <w:t>, the fractional integral of order</w:t>
      </w:r>
      <w:r>
        <w:rPr>
          <w:position w:val="-6"/>
        </w:rPr>
        <w:object w:dxaOrig="200" w:dyaOrig="260" w14:anchorId="061EE162">
          <v:shape id="_x0000_i1048" type="#_x0000_t75" style="width:10.5pt;height:13.5pt" o:ole="">
            <v:imagedata r:id="rId64" o:title=""/>
          </v:shape>
          <o:OLEObject Type="Embed" ProgID="Equation.DSMT4" ShapeID="_x0000_i1048" DrawAspect="Content" ObjectID="_1845193592" r:id="rId65"/>
        </w:object>
      </w:r>
      <w:r>
        <w:t xml:space="preserve"> for the function </w:t>
      </w:r>
      <w:r>
        <w:rPr>
          <w:i/>
          <w:iCs/>
        </w:rPr>
        <w:t>h(t)</w:t>
      </w:r>
      <w:r>
        <w:t xml:space="preserve"> following the Riemann-Liouville conditions can be calculated as:</w:t>
      </w:r>
    </w:p>
    <w:p w14:paraId="5DA4339A" w14:textId="77777777" w:rsidR="00945C8C" w:rsidRDefault="00945C8C" w:rsidP="00945C8C">
      <w:pPr>
        <w:spacing w:after="200" w:line="360" w:lineRule="auto"/>
        <w:jc w:val="both"/>
      </w:pPr>
      <w:r>
        <w:tab/>
      </w:r>
      <w:r>
        <w:rPr>
          <w:position w:val="-40"/>
        </w:rPr>
        <w:object w:dxaOrig="4480" w:dyaOrig="960" w14:anchorId="69B930B6">
          <v:shape id="_x0000_i1049" type="#_x0000_t75" style="width:223.5pt;height:48pt" o:ole="">
            <v:imagedata r:id="rId66" o:title=""/>
          </v:shape>
          <o:OLEObject Type="Embed" ProgID="Equation.DSMT4" ShapeID="_x0000_i1049" DrawAspect="Content" ObjectID="_1845193593" r:id="rId67"/>
        </w:object>
      </w:r>
      <w:r>
        <w:t xml:space="preserve">        … (8)</w:t>
      </w:r>
    </w:p>
    <w:p w14:paraId="7F5C742E" w14:textId="77777777" w:rsidR="00945C8C" w:rsidRDefault="00945C8C" w:rsidP="00945C8C">
      <w:pPr>
        <w:spacing w:after="200" w:line="360" w:lineRule="auto"/>
        <w:jc w:val="both"/>
        <w:rPr>
          <w:i/>
          <w:iCs/>
        </w:rPr>
      </w:pPr>
      <w:r>
        <w:rPr>
          <w:b/>
          <w:bCs/>
          <w:i/>
          <w:iCs/>
        </w:rPr>
        <w:t xml:space="preserve">Definition: </w:t>
      </w:r>
      <w:r>
        <w:rPr>
          <w:i/>
          <w:iCs/>
        </w:rPr>
        <w:t>Caputo Fractional Integral</w:t>
      </w:r>
    </w:p>
    <w:p w14:paraId="18E215BB" w14:textId="77777777" w:rsidR="00945C8C" w:rsidRPr="00CC0FD9" w:rsidRDefault="00945C8C" w:rsidP="00945C8C">
      <w:pPr>
        <w:spacing w:after="200" w:line="360" w:lineRule="auto"/>
        <w:jc w:val="both"/>
      </w:pPr>
      <w:r>
        <w:t xml:space="preserve">The integral for the order, </w:t>
      </w:r>
      <w:r>
        <w:rPr>
          <w:position w:val="-6"/>
        </w:rPr>
        <w:object w:dxaOrig="1219" w:dyaOrig="279" w14:anchorId="008E943B">
          <v:shape id="_x0000_i1050" type="#_x0000_t75" style="width:61.5pt;height:13.5pt" o:ole="">
            <v:imagedata r:id="rId68" o:title=""/>
          </v:shape>
          <o:OLEObject Type="Embed" ProgID="Equation.DSMT4" ShapeID="_x0000_i1050" DrawAspect="Content" ObjectID="_1845193594" r:id="rId69"/>
        </w:object>
      </w:r>
      <w:r>
        <w:t>defined in the sense of Caputo as:</w:t>
      </w:r>
    </w:p>
    <w:p w14:paraId="346854B7" w14:textId="77777777" w:rsidR="00945C8C" w:rsidRPr="005D1B45" w:rsidRDefault="00945C8C" w:rsidP="00945C8C">
      <w:pPr>
        <w:spacing w:after="200" w:line="360" w:lineRule="auto"/>
        <w:jc w:val="both"/>
      </w:pPr>
      <w:r>
        <w:tab/>
      </w:r>
      <w:r>
        <w:rPr>
          <w:position w:val="-40"/>
        </w:rPr>
        <w:object w:dxaOrig="7040" w:dyaOrig="960" w14:anchorId="78D9544D">
          <v:shape id="_x0000_i1051" type="#_x0000_t75" style="width:351.75pt;height:48pt" o:ole="">
            <v:imagedata r:id="rId70" o:title=""/>
          </v:shape>
          <o:OLEObject Type="Embed" ProgID="Equation.DSMT4" ShapeID="_x0000_i1051" DrawAspect="Content" ObjectID="_1845193595" r:id="rId71"/>
        </w:object>
      </w:r>
      <w:r>
        <w:t xml:space="preserve">        … (9)</w:t>
      </w:r>
    </w:p>
    <w:p w14:paraId="2186C9A6" w14:textId="77777777" w:rsidR="00945C8C" w:rsidRDefault="00945C8C" w:rsidP="00945C8C">
      <w:pPr>
        <w:spacing w:after="200" w:line="360" w:lineRule="auto"/>
        <w:jc w:val="both"/>
      </w:pPr>
      <w:r>
        <w:t xml:space="preserve">having </w:t>
      </w:r>
      <w:r>
        <w:rPr>
          <w:position w:val="-12"/>
        </w:rPr>
        <w:object w:dxaOrig="499" w:dyaOrig="360" w14:anchorId="44840902">
          <v:shape id="_x0000_i1052" type="#_x0000_t75" style="width:25.5pt;height:18pt" o:ole="">
            <v:imagedata r:id="rId40" o:title=""/>
          </v:shape>
          <o:OLEObject Type="Embed" ProgID="Equation.DSMT4" ShapeID="_x0000_i1052" DrawAspect="Content" ObjectID="_1845193596" r:id="rId72"/>
        </w:object>
      </w:r>
      <w:r>
        <w:t xml:space="preserve"> as the well-known gamma function computed through:</w:t>
      </w:r>
    </w:p>
    <w:p w14:paraId="4AF29EA0" w14:textId="77777777" w:rsidR="00945C8C" w:rsidRDefault="00945C8C" w:rsidP="00945C8C">
      <w:pPr>
        <w:spacing w:after="200" w:line="360" w:lineRule="auto"/>
        <w:jc w:val="both"/>
      </w:pPr>
      <w:r>
        <w:lastRenderedPageBreak/>
        <w:tab/>
      </w:r>
      <w:r>
        <w:tab/>
      </w:r>
      <w:r>
        <w:rPr>
          <w:position w:val="-36"/>
        </w:rPr>
        <w:object w:dxaOrig="2100" w:dyaOrig="859" w14:anchorId="185A5A7C">
          <v:shape id="_x0000_i1053" type="#_x0000_t75" style="width:105pt;height:43.5pt" o:ole="">
            <v:imagedata r:id="rId42" o:title=""/>
          </v:shape>
          <o:OLEObject Type="Embed" ProgID="Equation.DSMT4" ShapeID="_x0000_i1053" DrawAspect="Content" ObjectID="_1845193597" r:id="rId73"/>
        </w:object>
      </w:r>
    </w:p>
    <w:p w14:paraId="58BC383D" w14:textId="77777777" w:rsidR="00945C8C" w:rsidRPr="00297437" w:rsidRDefault="00945C8C" w:rsidP="00945C8C">
      <w:pPr>
        <w:pStyle w:val="ListParagraph"/>
        <w:numPr>
          <w:ilvl w:val="1"/>
          <w:numId w:val="2"/>
        </w:numPr>
        <w:spacing w:after="200" w:line="360" w:lineRule="auto"/>
        <w:jc w:val="both"/>
      </w:pPr>
      <w:r>
        <w:rPr>
          <w:b/>
          <w:bCs/>
        </w:rPr>
        <w:t>Fractional-ordered ABM Method for Numerical Simulation</w:t>
      </w:r>
    </w:p>
    <w:p w14:paraId="47C66D60" w14:textId="5626E1C7" w:rsidR="00945C8C" w:rsidRDefault="00945C8C" w:rsidP="00945C8C">
      <w:pPr>
        <w:pStyle w:val="ListParagraph"/>
        <w:spacing w:after="200" w:line="360" w:lineRule="auto"/>
        <w:jc w:val="both"/>
      </w:pPr>
      <w:r>
        <w:t>The Adam Bashforth Moulton (ABM) methodology for the simulation of fractional ordered differential equations have been adopted. This approach is applied to the nonlinear differential system consisting of ordinary equations fractionally ordered. Its general system and algorithm consisting of numerical scheme for FO</w:t>
      </w:r>
      <w:r w:rsidR="00D66072">
        <w:t>DE can be understood as under</w:t>
      </w:r>
      <w:r>
        <w:t>:</w:t>
      </w:r>
    </w:p>
    <w:p w14:paraId="225EE753" w14:textId="77777777" w:rsidR="00945C8C" w:rsidRPr="004D3CDD" w:rsidRDefault="00945C8C" w:rsidP="00945C8C">
      <w:pPr>
        <w:pStyle w:val="ListParagraph"/>
        <w:spacing w:after="200" w:line="360" w:lineRule="auto"/>
        <w:jc w:val="both"/>
      </w:pPr>
      <w:r>
        <w:tab/>
      </w:r>
      <w:r>
        <w:rPr>
          <w:position w:val="-14"/>
        </w:rPr>
        <w:object w:dxaOrig="3660" w:dyaOrig="480" w14:anchorId="5D4E08D5">
          <v:shape id="_x0000_i1054" type="#_x0000_t75" style="width:183pt;height:24pt" o:ole="">
            <v:imagedata r:id="rId74" o:title=""/>
          </v:shape>
          <o:OLEObject Type="Embed" ProgID="Equation.DSMT4" ShapeID="_x0000_i1054" DrawAspect="Content" ObjectID="_1845193598" r:id="rId75"/>
        </w:object>
      </w:r>
      <w:r>
        <w:t xml:space="preserve">                             </w:t>
      </w:r>
      <w:proofErr w:type="gramStart"/>
      <w:r>
        <w:t>…(</w:t>
      </w:r>
      <w:proofErr w:type="gramEnd"/>
      <w:r>
        <w:t>10)</w:t>
      </w:r>
    </w:p>
    <w:p w14:paraId="2DDD20C3" w14:textId="77777777" w:rsidR="00945C8C" w:rsidRDefault="00945C8C" w:rsidP="00945C8C">
      <w:pPr>
        <w:pStyle w:val="ListParagraph"/>
        <w:spacing w:after="200" w:line="360" w:lineRule="auto"/>
        <w:jc w:val="both"/>
      </w:pPr>
      <w:r>
        <w:t>having initial conditions:</w:t>
      </w:r>
    </w:p>
    <w:p w14:paraId="173EA8DE" w14:textId="77777777" w:rsidR="00945C8C" w:rsidRDefault="00945C8C" w:rsidP="00945C8C">
      <w:pPr>
        <w:pStyle w:val="ListParagraph"/>
        <w:spacing w:after="200" w:line="360" w:lineRule="auto"/>
        <w:jc w:val="both"/>
      </w:pPr>
      <w:r>
        <w:tab/>
      </w:r>
      <w:r>
        <w:tab/>
      </w:r>
      <w:r>
        <w:tab/>
      </w:r>
      <w:r>
        <w:rPr>
          <w:position w:val="-14"/>
        </w:rPr>
        <w:object w:dxaOrig="3420" w:dyaOrig="400" w14:anchorId="15B5BFA7">
          <v:shape id="_x0000_i1055" type="#_x0000_t75" style="width:171pt;height:19.5pt" o:ole="">
            <v:imagedata r:id="rId76" o:title=""/>
          </v:shape>
          <o:OLEObject Type="Embed" ProgID="Equation.DSMT4" ShapeID="_x0000_i1055" DrawAspect="Content" ObjectID="_1845193599" r:id="rId77"/>
        </w:object>
      </w:r>
    </w:p>
    <w:p w14:paraId="59E0FFD3" w14:textId="77777777" w:rsidR="00945C8C" w:rsidRDefault="00945C8C" w:rsidP="00945C8C">
      <w:pPr>
        <w:pStyle w:val="ListParagraph"/>
        <w:spacing w:after="200" w:line="360" w:lineRule="auto"/>
        <w:jc w:val="both"/>
      </w:pPr>
      <w:r>
        <w:t xml:space="preserve">where </w:t>
      </w:r>
      <w:r>
        <w:rPr>
          <w:position w:val="-12"/>
        </w:rPr>
        <w:object w:dxaOrig="880" w:dyaOrig="380" w14:anchorId="78862F33">
          <v:shape id="_x0000_i1056" type="#_x0000_t75" style="width:43.5pt;height:19.5pt" o:ole="">
            <v:imagedata r:id="rId78" o:title=""/>
          </v:shape>
          <o:OLEObject Type="Embed" ProgID="Equation.DSMT4" ShapeID="_x0000_i1056" DrawAspect="Content" ObjectID="_1845193600" r:id="rId79"/>
        </w:object>
      </w:r>
      <w:r>
        <w:t>denotes the operator as defined by the Caputo as:</w:t>
      </w:r>
    </w:p>
    <w:p w14:paraId="27C31DD1" w14:textId="77777777" w:rsidR="00945C8C" w:rsidRDefault="00945C8C" w:rsidP="00945C8C">
      <w:pPr>
        <w:pStyle w:val="ListParagraph"/>
        <w:spacing w:after="200" w:line="360" w:lineRule="auto"/>
        <w:jc w:val="both"/>
      </w:pPr>
      <w:r>
        <w:tab/>
      </w:r>
      <w:r>
        <w:rPr>
          <w:position w:val="-12"/>
        </w:rPr>
        <w:object w:dxaOrig="3220" w:dyaOrig="380" w14:anchorId="4ECDA6F2">
          <v:shape id="_x0000_i1057" type="#_x0000_t75" style="width:160.5pt;height:19.5pt" o:ole="">
            <v:imagedata r:id="rId80" o:title=""/>
          </v:shape>
          <o:OLEObject Type="Embed" ProgID="Equation.DSMT4" ShapeID="_x0000_i1057" DrawAspect="Content" ObjectID="_1845193601" r:id="rId81"/>
        </w:object>
      </w:r>
      <w:r>
        <w:t xml:space="preserve">                                      </w:t>
      </w:r>
      <w:proofErr w:type="gramStart"/>
      <w:r>
        <w:t>…(</w:t>
      </w:r>
      <w:proofErr w:type="gramEnd"/>
      <w:r>
        <w:t>11)</w:t>
      </w:r>
    </w:p>
    <w:p w14:paraId="035B9E71" w14:textId="77777777" w:rsidR="00945C8C" w:rsidRDefault="00945C8C" w:rsidP="00945C8C">
      <w:pPr>
        <w:pStyle w:val="ListParagraph"/>
        <w:spacing w:after="200" w:line="360" w:lineRule="auto"/>
        <w:jc w:val="both"/>
      </w:pPr>
      <w:r>
        <w:t xml:space="preserve">and </w:t>
      </w:r>
      <w:r>
        <w:rPr>
          <w:i/>
          <w:iCs/>
        </w:rPr>
        <w:t>D</w:t>
      </w:r>
      <w:r>
        <w:t xml:space="preserve"> denotes the integer order derivative operator alongwith </w:t>
      </w:r>
      <w:r>
        <w:rPr>
          <w:i/>
          <w:iCs/>
        </w:rPr>
        <w:t xml:space="preserve">J </w:t>
      </w:r>
      <w:r>
        <w:t>integrating as per the operation under Reimann-Liouville Integral as:</w:t>
      </w:r>
    </w:p>
    <w:p w14:paraId="6CD9FB69" w14:textId="77777777" w:rsidR="00945C8C" w:rsidRDefault="00945C8C" w:rsidP="00945C8C">
      <w:pPr>
        <w:pStyle w:val="ListParagraph"/>
        <w:spacing w:after="200" w:line="360" w:lineRule="auto"/>
        <w:jc w:val="both"/>
      </w:pPr>
      <w:r>
        <w:tab/>
      </w:r>
      <w:r>
        <w:rPr>
          <w:position w:val="-32"/>
        </w:rPr>
        <w:object w:dxaOrig="4060" w:dyaOrig="740" w14:anchorId="428A6FA6">
          <v:shape id="_x0000_i1058" type="#_x0000_t75" style="width:202.5pt;height:37.5pt" o:ole="">
            <v:imagedata r:id="rId82" o:title=""/>
          </v:shape>
          <o:OLEObject Type="Embed" ProgID="Equation.DSMT4" ShapeID="_x0000_i1058" DrawAspect="Content" ObjectID="_1845193602" r:id="rId83"/>
        </w:object>
      </w:r>
      <w:r>
        <w:t>.                      …(12)</w:t>
      </w:r>
    </w:p>
    <w:p w14:paraId="018EEB5A" w14:textId="77777777" w:rsidR="00945C8C" w:rsidRDefault="00945C8C" w:rsidP="00945C8C">
      <w:pPr>
        <w:pStyle w:val="ListParagraph"/>
        <w:spacing w:after="200" w:line="360" w:lineRule="auto"/>
        <w:jc w:val="both"/>
      </w:pPr>
      <w:r>
        <w:t>Integrating eqn. (10) as per the eqn. (12) provides result equivalent to the widely known as second order Volterra integral equation given as:</w:t>
      </w:r>
    </w:p>
    <w:p w14:paraId="62E78714" w14:textId="77777777" w:rsidR="00945C8C" w:rsidRDefault="00945C8C" w:rsidP="00945C8C">
      <w:pPr>
        <w:pStyle w:val="ListParagraph"/>
        <w:spacing w:after="200" w:line="360" w:lineRule="auto"/>
        <w:jc w:val="both"/>
      </w:pPr>
      <w:r>
        <w:tab/>
      </w:r>
      <w:r>
        <w:rPr>
          <w:position w:val="-32"/>
        </w:rPr>
        <w:object w:dxaOrig="5020" w:dyaOrig="740" w14:anchorId="53EA160F">
          <v:shape id="_x0000_i1059" type="#_x0000_t75" style="width:250.5pt;height:37.5pt" o:ole="">
            <v:imagedata r:id="rId84" o:title=""/>
          </v:shape>
          <o:OLEObject Type="Embed" ProgID="Equation.DSMT4" ShapeID="_x0000_i1059" DrawAspect="Content" ObjectID="_1845193603" r:id="rId85"/>
        </w:object>
      </w:r>
      <w:r>
        <w:t>.      …(13)</w:t>
      </w:r>
    </w:p>
    <w:p w14:paraId="6735EA9F" w14:textId="77777777" w:rsidR="00945C8C" w:rsidRDefault="00945C8C" w:rsidP="00945C8C">
      <w:pPr>
        <w:pStyle w:val="ListParagraph"/>
        <w:spacing w:after="200" w:line="360" w:lineRule="auto"/>
        <w:jc w:val="both"/>
      </w:pPr>
      <w:r>
        <w:t>To develop fractional ABM method, let us first understand the ABM for integral ordered differential equations.</w:t>
      </w:r>
    </w:p>
    <w:p w14:paraId="1A76D1B2" w14:textId="77777777" w:rsidR="00945C8C" w:rsidRDefault="00945C8C" w:rsidP="00945C8C">
      <w:pPr>
        <w:pStyle w:val="ListParagraph"/>
        <w:spacing w:after="200" w:line="360" w:lineRule="auto"/>
        <w:jc w:val="both"/>
      </w:pPr>
      <w:r>
        <w:t>Consider the integer order general form of differential equations represented as:</w:t>
      </w:r>
    </w:p>
    <w:p w14:paraId="5B575DC6" w14:textId="77777777" w:rsidR="00945C8C" w:rsidRDefault="00945C8C" w:rsidP="00945C8C">
      <w:pPr>
        <w:pStyle w:val="ListParagraph"/>
        <w:spacing w:after="200" w:line="360" w:lineRule="auto"/>
        <w:jc w:val="both"/>
      </w:pPr>
      <w:r>
        <w:tab/>
      </w:r>
      <w:r>
        <w:tab/>
      </w:r>
      <w:r>
        <w:rPr>
          <w:position w:val="-12"/>
        </w:rPr>
        <w:object w:dxaOrig="2700" w:dyaOrig="400" w14:anchorId="565D26B9">
          <v:shape id="_x0000_i1060" type="#_x0000_t75" style="width:135.75pt;height:19.5pt" o:ole="">
            <v:imagedata r:id="rId86" o:title=""/>
          </v:shape>
          <o:OLEObject Type="Embed" ProgID="Equation.DSMT4" ShapeID="_x0000_i1060" DrawAspect="Content" ObjectID="_1845193604" r:id="rId87"/>
        </w:object>
      </w:r>
      <w:r>
        <w:t xml:space="preserve">                             </w:t>
      </w:r>
      <w:proofErr w:type="gramStart"/>
      <w:r>
        <w:t>…(</w:t>
      </w:r>
      <w:proofErr w:type="gramEnd"/>
      <w:r>
        <w:t>14)</w:t>
      </w:r>
    </w:p>
    <w:p w14:paraId="41B5530A" w14:textId="77777777" w:rsidR="00945C8C" w:rsidRDefault="00945C8C" w:rsidP="00945C8C">
      <w:pPr>
        <w:pStyle w:val="ListParagraph"/>
        <w:spacing w:after="200" w:line="360" w:lineRule="auto"/>
        <w:jc w:val="both"/>
      </w:pPr>
      <w:r>
        <w:t>having initial conditions:</w:t>
      </w:r>
    </w:p>
    <w:p w14:paraId="643F85DD" w14:textId="77777777" w:rsidR="00945C8C" w:rsidRDefault="00945C8C" w:rsidP="00945C8C">
      <w:pPr>
        <w:pStyle w:val="ListParagraph"/>
        <w:spacing w:after="200" w:line="360" w:lineRule="auto"/>
        <w:jc w:val="both"/>
      </w:pPr>
      <w:r>
        <w:tab/>
      </w:r>
      <w:r>
        <w:tab/>
      </w:r>
      <w:r>
        <w:tab/>
      </w:r>
      <w:r>
        <w:rPr>
          <w:position w:val="-12"/>
        </w:rPr>
        <w:object w:dxaOrig="1200" w:dyaOrig="380" w14:anchorId="4EA368EA">
          <v:shape id="_x0000_i1061" type="#_x0000_t75" style="width:60pt;height:19.5pt" o:ole="">
            <v:imagedata r:id="rId88" o:title=""/>
          </v:shape>
          <o:OLEObject Type="Embed" ProgID="Equation.DSMT4" ShapeID="_x0000_i1061" DrawAspect="Content" ObjectID="_1845193605" r:id="rId89"/>
        </w:object>
      </w:r>
      <w:r>
        <w:t xml:space="preserve">                                           </w:t>
      </w:r>
      <w:proofErr w:type="gramStart"/>
      <w:r>
        <w:t>…(</w:t>
      </w:r>
      <w:proofErr w:type="gramEnd"/>
      <w:r>
        <w:t>15)</w:t>
      </w:r>
    </w:p>
    <w:p w14:paraId="73FF6A51" w14:textId="77777777" w:rsidR="00945C8C" w:rsidRDefault="00945C8C" w:rsidP="00945C8C">
      <w:pPr>
        <w:pStyle w:val="ListParagraph"/>
        <w:spacing w:after="200" w:line="360" w:lineRule="auto"/>
        <w:jc w:val="both"/>
      </w:pPr>
      <w:r>
        <w:t xml:space="preserve">The points in the grid form consisting of every point of eqn. (14) are to be divided by R steps as per the interval </w:t>
      </w:r>
      <w:r>
        <w:rPr>
          <w:position w:val="-10"/>
        </w:rPr>
        <w:object w:dxaOrig="560" w:dyaOrig="320" w14:anchorId="6DFCAD73">
          <v:shape id="_x0000_i1062" type="#_x0000_t75" style="width:28.5pt;height:16.5pt" o:ole="">
            <v:imagedata r:id="rId90" o:title=""/>
          </v:shape>
          <o:OLEObject Type="Embed" ProgID="Equation.DSMT4" ShapeID="_x0000_i1062" DrawAspect="Content" ObjectID="_1845193606" r:id="rId91"/>
        </w:object>
      </w:r>
      <w:r>
        <w:t xml:space="preserve"> as:</w:t>
      </w:r>
    </w:p>
    <w:p w14:paraId="289E8902" w14:textId="77777777" w:rsidR="00945C8C" w:rsidRDefault="00945C8C" w:rsidP="00945C8C">
      <w:pPr>
        <w:pStyle w:val="ListParagraph"/>
        <w:spacing w:after="200" w:line="360" w:lineRule="auto"/>
        <w:jc w:val="both"/>
      </w:pPr>
      <w:r>
        <w:tab/>
      </w:r>
      <w:r>
        <w:tab/>
      </w:r>
      <w:r>
        <w:rPr>
          <w:position w:val="-24"/>
        </w:rPr>
        <w:object w:dxaOrig="700" w:dyaOrig="620" w14:anchorId="119709D2">
          <v:shape id="_x0000_i1063" type="#_x0000_t75" style="width:34.5pt;height:31.5pt" o:ole="">
            <v:imagedata r:id="rId92" o:title=""/>
          </v:shape>
          <o:OLEObject Type="Embed" ProgID="Equation.DSMT4" ShapeID="_x0000_i1063" DrawAspect="Content" ObjectID="_1845193607" r:id="rId93"/>
        </w:object>
      </w:r>
      <w:r>
        <w:t xml:space="preserve">, </w:t>
      </w:r>
      <w:r>
        <w:rPr>
          <w:position w:val="-14"/>
        </w:rPr>
        <w:object w:dxaOrig="2520" w:dyaOrig="380" w14:anchorId="6A606646">
          <v:shape id="_x0000_i1064" type="#_x0000_t75" style="width:126pt;height:19.5pt" o:ole="">
            <v:imagedata r:id="rId94" o:title=""/>
          </v:shape>
          <o:OLEObject Type="Embed" ProgID="Equation.DSMT4" ShapeID="_x0000_i1064" DrawAspect="Content" ObjectID="_1845193608" r:id="rId95"/>
        </w:object>
      </w:r>
    </w:p>
    <w:p w14:paraId="64FAD4A3" w14:textId="77777777" w:rsidR="00945C8C" w:rsidRDefault="00945C8C" w:rsidP="00945C8C">
      <w:pPr>
        <w:pStyle w:val="ListParagraph"/>
        <w:spacing w:after="200" w:line="360" w:lineRule="auto"/>
        <w:jc w:val="both"/>
      </w:pPr>
      <w:r>
        <w:t>and</w:t>
      </w:r>
    </w:p>
    <w:p w14:paraId="05BC52ED" w14:textId="77777777" w:rsidR="00945C8C" w:rsidRDefault="00945C8C" w:rsidP="00945C8C">
      <w:pPr>
        <w:pStyle w:val="ListParagraph"/>
        <w:spacing w:after="200" w:line="360" w:lineRule="auto"/>
        <w:jc w:val="both"/>
      </w:pPr>
      <w:r>
        <w:tab/>
      </w:r>
      <w:r>
        <w:tab/>
      </w:r>
      <w:r>
        <w:rPr>
          <w:position w:val="-14"/>
        </w:rPr>
        <w:object w:dxaOrig="2480" w:dyaOrig="380" w14:anchorId="0F4072FC">
          <v:shape id="_x0000_i1065" type="#_x0000_t75" style="width:124.5pt;height:19.5pt" o:ole="">
            <v:imagedata r:id="rId96" o:title=""/>
          </v:shape>
          <o:OLEObject Type="Embed" ProgID="Equation.DSMT4" ShapeID="_x0000_i1065" DrawAspect="Content" ObjectID="_1845193609" r:id="rId97"/>
        </w:object>
      </w:r>
      <w:r>
        <w:t xml:space="preserve">                                  </w:t>
      </w:r>
      <w:proofErr w:type="gramStart"/>
      <w:r>
        <w:t>…(</w:t>
      </w:r>
      <w:proofErr w:type="gramEnd"/>
      <w:r>
        <w:t>16)</w:t>
      </w:r>
    </w:p>
    <w:p w14:paraId="24C5FC2E" w14:textId="77777777" w:rsidR="00945C8C" w:rsidRDefault="00945C8C" w:rsidP="00945C8C">
      <w:pPr>
        <w:pStyle w:val="ListParagraph"/>
        <w:spacing w:after="200" w:line="360" w:lineRule="auto"/>
        <w:jc w:val="both"/>
      </w:pPr>
      <w:r>
        <w:lastRenderedPageBreak/>
        <w:t>which leads to the integration results derived given in [] as follows:</w:t>
      </w:r>
    </w:p>
    <w:p w14:paraId="5A683F62" w14:textId="77777777" w:rsidR="00945C8C" w:rsidRDefault="00945C8C" w:rsidP="00945C8C">
      <w:pPr>
        <w:pStyle w:val="ListParagraph"/>
        <w:spacing w:after="200" w:line="360" w:lineRule="auto"/>
        <w:jc w:val="both"/>
      </w:pPr>
      <w:r>
        <w:tab/>
      </w:r>
      <w:r>
        <w:tab/>
      </w:r>
      <w:r>
        <w:rPr>
          <w:position w:val="-34"/>
        </w:rPr>
        <w:object w:dxaOrig="3220" w:dyaOrig="780" w14:anchorId="3687E213">
          <v:shape id="_x0000_i1066" type="#_x0000_t75" style="width:160.5pt;height:39pt" o:ole="">
            <v:imagedata r:id="rId98" o:title=""/>
          </v:shape>
          <o:OLEObject Type="Embed" ProgID="Equation.DSMT4" ShapeID="_x0000_i1066" DrawAspect="Content" ObjectID="_1845193610" r:id="rId99"/>
        </w:object>
      </w:r>
      <w:r>
        <w:t xml:space="preserve">                  </w:t>
      </w:r>
      <w:proofErr w:type="gramStart"/>
      <w:r>
        <w:t>…(</w:t>
      </w:r>
      <w:proofErr w:type="gramEnd"/>
      <w:r>
        <w:t>17)</w:t>
      </w:r>
    </w:p>
    <w:p w14:paraId="6C548829" w14:textId="77777777" w:rsidR="00945C8C" w:rsidRDefault="00945C8C" w:rsidP="00945C8C">
      <w:pPr>
        <w:pStyle w:val="ListParagraph"/>
        <w:spacing w:after="200" w:line="360" w:lineRule="auto"/>
        <w:jc w:val="both"/>
      </w:pPr>
      <w:r>
        <w:t>Rearranging the integration eqn. (16) as follows:</w:t>
      </w:r>
    </w:p>
    <w:p w14:paraId="01F88CE0" w14:textId="77777777" w:rsidR="00945C8C" w:rsidRDefault="00945C8C" w:rsidP="00945C8C">
      <w:pPr>
        <w:pStyle w:val="ListParagraph"/>
        <w:spacing w:after="200" w:line="360" w:lineRule="auto"/>
        <w:jc w:val="both"/>
      </w:pPr>
      <w:r>
        <w:tab/>
      </w:r>
      <w:r>
        <w:tab/>
      </w:r>
      <w:r>
        <w:rPr>
          <w:position w:val="-32"/>
        </w:rPr>
        <w:object w:dxaOrig="3140" w:dyaOrig="760" w14:anchorId="15F8B30B">
          <v:shape id="_x0000_i1067" type="#_x0000_t75" style="width:157.5pt;height:37.5pt" o:ole="">
            <v:imagedata r:id="rId100" o:title=""/>
          </v:shape>
          <o:OLEObject Type="Embed" ProgID="Equation.DSMT4" ShapeID="_x0000_i1067" DrawAspect="Content" ObjectID="_1845193611" r:id="rId101"/>
        </w:object>
      </w:r>
      <w:r>
        <w:t>.                   …(18)</w:t>
      </w:r>
    </w:p>
    <w:p w14:paraId="37412A25" w14:textId="77777777" w:rsidR="00945C8C" w:rsidRDefault="00945C8C" w:rsidP="00945C8C">
      <w:pPr>
        <w:pStyle w:val="ListParagraph"/>
        <w:spacing w:after="200" w:line="360" w:lineRule="auto"/>
        <w:jc w:val="both"/>
      </w:pPr>
      <w:r>
        <w:t>On employing trapezoidal rule on eqn. (16) alongwith (17), it becomes</w:t>
      </w:r>
    </w:p>
    <w:p w14:paraId="59FA8CD5" w14:textId="77777777" w:rsidR="00945C8C" w:rsidRDefault="00945C8C" w:rsidP="00945C8C">
      <w:pPr>
        <w:pStyle w:val="ListParagraph"/>
        <w:spacing w:after="200" w:line="360" w:lineRule="auto"/>
        <w:jc w:val="both"/>
      </w:pPr>
      <w:r>
        <w:tab/>
      </w:r>
      <w:r>
        <w:rPr>
          <w:position w:val="-24"/>
        </w:rPr>
        <w:object w:dxaOrig="4599" w:dyaOrig="620" w14:anchorId="00F9730F">
          <v:shape id="_x0000_i1068" type="#_x0000_t75" style="width:230.25pt;height:31.5pt" o:ole="">
            <v:imagedata r:id="rId102" o:title=""/>
          </v:shape>
          <o:OLEObject Type="Embed" ProgID="Equation.DSMT4" ShapeID="_x0000_i1068" DrawAspect="Content" ObjectID="_1845193612" r:id="rId103"/>
        </w:object>
      </w:r>
      <w:r>
        <w:t xml:space="preserve">          </w:t>
      </w:r>
      <w:proofErr w:type="gramStart"/>
      <w:r>
        <w:t>…(</w:t>
      </w:r>
      <w:proofErr w:type="gramEnd"/>
      <w:r>
        <w:t>19)</w:t>
      </w:r>
    </w:p>
    <w:p w14:paraId="7BF9AB7B" w14:textId="77777777" w:rsidR="00945C8C" w:rsidRDefault="00945C8C" w:rsidP="00945C8C">
      <w:pPr>
        <w:pStyle w:val="ListParagraph"/>
        <w:spacing w:after="200" w:line="360" w:lineRule="auto"/>
        <w:jc w:val="both"/>
      </w:pPr>
      <w:r>
        <w:t xml:space="preserve">and then eqn. (16) becomes: </w:t>
      </w:r>
      <w:r>
        <w:rPr>
          <w:position w:val="-12"/>
        </w:rPr>
        <w:object w:dxaOrig="999" w:dyaOrig="360" w14:anchorId="7CBFB38D">
          <v:shape id="_x0000_i1069" type="#_x0000_t75" style="width:49.5pt;height:18pt" o:ole="">
            <v:imagedata r:id="rId104" o:title=""/>
          </v:shape>
          <o:OLEObject Type="Embed" ProgID="Equation.DSMT4" ShapeID="_x0000_i1069" DrawAspect="Content" ObjectID="_1845193613" r:id="rId105"/>
        </w:object>
      </w:r>
      <w:r>
        <w:t xml:space="preserve"> such as </w:t>
      </w:r>
      <w:r>
        <w:rPr>
          <w:position w:val="-12"/>
        </w:rPr>
        <w:object w:dxaOrig="1260" w:dyaOrig="360" w14:anchorId="615835C3">
          <v:shape id="_x0000_i1070" type="#_x0000_t75" style="width:63.75pt;height:18pt" o:ole="">
            <v:imagedata r:id="rId106" o:title=""/>
          </v:shape>
          <o:OLEObject Type="Embed" ProgID="Equation.DSMT4" ShapeID="_x0000_i1070" DrawAspect="Content" ObjectID="_1845193614" r:id="rId107"/>
        </w:object>
      </w:r>
      <w:r>
        <w:t xml:space="preserve">. </w:t>
      </w:r>
    </w:p>
    <w:p w14:paraId="3434814D" w14:textId="77777777" w:rsidR="00945C8C" w:rsidRDefault="00945C8C" w:rsidP="00945C8C">
      <w:pPr>
        <w:pStyle w:val="ListParagraph"/>
        <w:spacing w:after="200" w:line="360" w:lineRule="auto"/>
        <w:jc w:val="both"/>
      </w:pPr>
      <w:r>
        <w:t>Thus,</w:t>
      </w:r>
    </w:p>
    <w:p w14:paraId="5D5124F0" w14:textId="77777777" w:rsidR="00945C8C" w:rsidRDefault="00945C8C" w:rsidP="00945C8C">
      <w:pPr>
        <w:pStyle w:val="ListParagraph"/>
        <w:spacing w:after="200" w:line="360" w:lineRule="auto"/>
        <w:jc w:val="both"/>
      </w:pPr>
      <w:r>
        <w:tab/>
      </w:r>
      <w:r>
        <w:rPr>
          <w:position w:val="-24"/>
        </w:rPr>
        <w:object w:dxaOrig="3660" w:dyaOrig="620" w14:anchorId="101363DE">
          <v:shape id="_x0000_i1071" type="#_x0000_t75" style="width:183pt;height:31.5pt" o:ole="">
            <v:imagedata r:id="rId108" o:title=""/>
          </v:shape>
          <o:OLEObject Type="Embed" ProgID="Equation.DSMT4" ShapeID="_x0000_i1071" DrawAspect="Content" ObjectID="_1845193615" r:id="rId109"/>
        </w:object>
      </w:r>
      <w:r>
        <w:t xml:space="preserve">                              </w:t>
      </w:r>
      <w:proofErr w:type="gramStart"/>
      <w:r>
        <w:t>…(</w:t>
      </w:r>
      <w:proofErr w:type="gramEnd"/>
      <w:r>
        <w:t>20)</w:t>
      </w:r>
    </w:p>
    <w:p w14:paraId="0D02ED59" w14:textId="77777777" w:rsidR="00945C8C" w:rsidRDefault="00945C8C" w:rsidP="00945C8C">
      <w:pPr>
        <w:pStyle w:val="ListParagraph"/>
        <w:spacing w:after="200" w:line="360" w:lineRule="auto"/>
        <w:jc w:val="both"/>
      </w:pPr>
      <w:r>
        <w:t xml:space="preserve">Clearly, this becomes an implicit form as </w:t>
      </w:r>
      <w:r>
        <w:rPr>
          <w:i/>
          <w:iCs/>
        </w:rPr>
        <w:t>h</w:t>
      </w:r>
      <w:r>
        <w:rPr>
          <w:i/>
          <w:iCs/>
          <w:vertAlign w:val="subscript"/>
        </w:rPr>
        <w:t>k+1</w:t>
      </w:r>
      <w:r>
        <w:rPr>
          <w:vertAlign w:val="subscript"/>
        </w:rPr>
        <w:t xml:space="preserve"> </w:t>
      </w:r>
      <w:r>
        <w:t>appears on both sides of the eqn. (20). Thus, assume predictor term</w:t>
      </w:r>
      <w:r>
        <w:rPr>
          <w:position w:val="-14"/>
        </w:rPr>
        <w:object w:dxaOrig="380" w:dyaOrig="400" w14:anchorId="52EAEFF3">
          <v:shape id="_x0000_i1072" type="#_x0000_t75" style="width:19.5pt;height:19.5pt" o:ole="">
            <v:imagedata r:id="rId110" o:title=""/>
          </v:shape>
          <o:OLEObject Type="Embed" ProgID="Equation.DSMT4" ShapeID="_x0000_i1072" DrawAspect="Content" ObjectID="_1845193616" r:id="rId111"/>
        </w:object>
      </w:r>
      <w:r>
        <w:t xml:space="preserve"> for </w:t>
      </w:r>
      <w:r>
        <w:rPr>
          <w:i/>
          <w:iCs/>
        </w:rPr>
        <w:t>h</w:t>
      </w:r>
      <w:r>
        <w:rPr>
          <w:i/>
          <w:iCs/>
          <w:vertAlign w:val="subscript"/>
        </w:rPr>
        <w:t>k+1</w:t>
      </w:r>
      <w:r>
        <w:t xml:space="preserve"> in the sense:</w:t>
      </w:r>
    </w:p>
    <w:p w14:paraId="445820DC" w14:textId="77777777" w:rsidR="00945C8C" w:rsidRDefault="00945C8C" w:rsidP="00945C8C">
      <w:pPr>
        <w:pStyle w:val="ListParagraph"/>
        <w:spacing w:after="200" w:line="360" w:lineRule="auto"/>
        <w:jc w:val="both"/>
      </w:pPr>
      <w:r>
        <w:tab/>
      </w:r>
      <w:r>
        <w:tab/>
      </w:r>
      <w:r>
        <w:rPr>
          <w:position w:val="-32"/>
        </w:rPr>
        <w:object w:dxaOrig="2680" w:dyaOrig="760" w14:anchorId="1A040EE0">
          <v:shape id="_x0000_i1073" type="#_x0000_t75" style="width:133.5pt;height:37.5pt" o:ole="">
            <v:imagedata r:id="rId112" o:title=""/>
          </v:shape>
          <o:OLEObject Type="Embed" ProgID="Equation.DSMT4" ShapeID="_x0000_i1073" DrawAspect="Content" ObjectID="_1845193617" r:id="rId113"/>
        </w:object>
      </w:r>
      <w:r>
        <w:t xml:space="preserve">                                  </w:t>
      </w:r>
      <w:proofErr w:type="gramStart"/>
      <w:r>
        <w:t>…(</w:t>
      </w:r>
      <w:proofErr w:type="gramEnd"/>
      <w:r>
        <w:t>21)</w:t>
      </w:r>
    </w:p>
    <w:p w14:paraId="03F1743D" w14:textId="77777777" w:rsidR="00945C8C" w:rsidRDefault="00945C8C" w:rsidP="00945C8C">
      <w:pPr>
        <w:pStyle w:val="ListParagraph"/>
        <w:spacing w:after="200" w:line="360" w:lineRule="auto"/>
        <w:jc w:val="both"/>
      </w:pPr>
      <w:r>
        <w:t>Then with the trapezoidal rule, the development of Euler form one-step Adams Bashforth method leads to the form:</w:t>
      </w:r>
    </w:p>
    <w:p w14:paraId="6104F33E" w14:textId="77777777" w:rsidR="00945C8C" w:rsidRDefault="00945C8C" w:rsidP="00945C8C">
      <w:pPr>
        <w:pStyle w:val="ListParagraph"/>
        <w:spacing w:after="200" w:line="360" w:lineRule="auto"/>
        <w:jc w:val="both"/>
      </w:pPr>
      <w:r>
        <w:tab/>
      </w:r>
      <w:r>
        <w:tab/>
      </w:r>
      <w:r>
        <w:rPr>
          <w:position w:val="-14"/>
        </w:rPr>
        <w:object w:dxaOrig="2140" w:dyaOrig="400" w14:anchorId="28BB79CC">
          <v:shape id="_x0000_i1074" type="#_x0000_t75" style="width:106.5pt;height:19.5pt" o:ole="">
            <v:imagedata r:id="rId114" o:title=""/>
          </v:shape>
          <o:OLEObject Type="Embed" ProgID="Equation.DSMT4" ShapeID="_x0000_i1074" DrawAspect="Content" ObjectID="_1845193618" r:id="rId115"/>
        </w:object>
      </w:r>
      <w:r>
        <w:t xml:space="preserve">                                              </w:t>
      </w:r>
      <w:proofErr w:type="gramStart"/>
      <w:r>
        <w:t>…(</w:t>
      </w:r>
      <w:proofErr w:type="gramEnd"/>
      <w:r>
        <w:t>22)</w:t>
      </w:r>
    </w:p>
    <w:p w14:paraId="15F47C60" w14:textId="77777777" w:rsidR="00945C8C" w:rsidRDefault="00945C8C" w:rsidP="00945C8C">
      <w:pPr>
        <w:pStyle w:val="ListParagraph"/>
        <w:spacing w:after="200" w:line="360" w:lineRule="auto"/>
        <w:jc w:val="both"/>
      </w:pPr>
      <w:r>
        <w:t>Therefore, eqn. (20) in terms of eqn. (22) becomes:</w:t>
      </w:r>
    </w:p>
    <w:p w14:paraId="5F542319" w14:textId="77777777" w:rsidR="00945C8C" w:rsidRDefault="00945C8C" w:rsidP="00945C8C">
      <w:pPr>
        <w:pStyle w:val="ListParagraph"/>
        <w:spacing w:after="200" w:line="360" w:lineRule="auto"/>
        <w:jc w:val="both"/>
      </w:pPr>
      <w:r>
        <w:t xml:space="preserve"> </w:t>
      </w:r>
      <w:r>
        <w:tab/>
      </w:r>
      <w:r>
        <w:rPr>
          <w:position w:val="-24"/>
        </w:rPr>
        <w:object w:dxaOrig="3620" w:dyaOrig="620" w14:anchorId="3B3C5975">
          <v:shape id="_x0000_i1075" type="#_x0000_t75" style="width:181.5pt;height:31.5pt" o:ole="">
            <v:imagedata r:id="rId116" o:title=""/>
          </v:shape>
          <o:OLEObject Type="Embed" ProgID="Equation.DSMT4" ShapeID="_x0000_i1075" DrawAspect="Content" ObjectID="_1845193619" r:id="rId117"/>
        </w:object>
      </w:r>
      <w:r>
        <w:t xml:space="preserve">                                </w:t>
      </w:r>
      <w:proofErr w:type="gramStart"/>
      <w:r>
        <w:t>…(</w:t>
      </w:r>
      <w:proofErr w:type="gramEnd"/>
      <w:r>
        <w:t>23)</w:t>
      </w:r>
    </w:p>
    <w:p w14:paraId="39D36713" w14:textId="77777777" w:rsidR="00945C8C" w:rsidRDefault="00945C8C" w:rsidP="00945C8C">
      <w:pPr>
        <w:pStyle w:val="ListParagraph"/>
        <w:spacing w:after="200" w:line="360" w:lineRule="auto"/>
        <w:jc w:val="both"/>
      </w:pPr>
      <w:r>
        <w:t>Both the equations (22) and (23) together provide the one-step Adams-Bashforth-Moulton method in general form for integer ordered differential equations.</w:t>
      </w:r>
    </w:p>
    <w:p w14:paraId="7E261A71" w14:textId="77777777" w:rsidR="00945C8C" w:rsidRDefault="00945C8C" w:rsidP="00945C8C">
      <w:pPr>
        <w:pStyle w:val="ListParagraph"/>
        <w:spacing w:after="200" w:line="360" w:lineRule="auto"/>
        <w:jc w:val="both"/>
      </w:pPr>
      <w:r>
        <w:t xml:space="preserve">Now, this ABM method for the fractional ordered differential equations will be investigated for the numerical simulation of the system. On comparing (13) and (17), it may be noted that the lower bound of integral begins from zero. So, from this observation, let </w:t>
      </w:r>
      <w:r>
        <w:rPr>
          <w:i/>
          <w:iCs/>
        </w:rPr>
        <w:t>t</w:t>
      </w:r>
      <w:r>
        <w:rPr>
          <w:i/>
          <w:iCs/>
          <w:vertAlign w:val="subscript"/>
        </w:rPr>
        <w:t>k</w:t>
      </w:r>
      <w:r>
        <w:t xml:space="preserve"> be the lower bound of integration for FODEs for applying fractional ordered ABM methodology.</w:t>
      </w:r>
    </w:p>
    <w:p w14:paraId="16D15963" w14:textId="77777777" w:rsidR="00945C8C" w:rsidRDefault="00945C8C" w:rsidP="00945C8C">
      <w:pPr>
        <w:pStyle w:val="ListParagraph"/>
        <w:spacing w:after="200" w:line="360" w:lineRule="auto"/>
        <w:jc w:val="both"/>
      </w:pPr>
      <w:r>
        <w:t xml:space="preserve">Now, apply trapezoidal rule with the weight function </w:t>
      </w:r>
      <w:r>
        <w:rPr>
          <w:position w:val="-14"/>
        </w:rPr>
        <w:object w:dxaOrig="859" w:dyaOrig="400" w14:anchorId="1540A8E2">
          <v:shape id="_x0000_i1076" type="#_x0000_t75" style="width:43.5pt;height:19.5pt" o:ole="">
            <v:imagedata r:id="rId118" o:title=""/>
          </v:shape>
          <o:OLEObject Type="Embed" ProgID="Equation.DSMT4" ShapeID="_x0000_i1076" DrawAspect="Content" ObjectID="_1845193620" r:id="rId119"/>
        </w:object>
      </w:r>
      <w:r>
        <w:t xml:space="preserve"> on the eqn. (13) which results in the following:</w:t>
      </w:r>
    </w:p>
    <w:p w14:paraId="785EFA03" w14:textId="77777777" w:rsidR="00945C8C" w:rsidRDefault="00945C8C" w:rsidP="00945C8C">
      <w:pPr>
        <w:pStyle w:val="ListParagraph"/>
        <w:spacing w:after="200" w:line="360" w:lineRule="auto"/>
        <w:jc w:val="both"/>
      </w:pPr>
      <w:r>
        <w:tab/>
      </w:r>
      <w:r>
        <w:rPr>
          <w:position w:val="-32"/>
        </w:rPr>
        <w:object w:dxaOrig="4920" w:dyaOrig="760" w14:anchorId="6C9BB599">
          <v:shape id="_x0000_i1077" type="#_x0000_t75" style="width:246pt;height:37.5pt" o:ole="">
            <v:imagedata r:id="rId120" o:title=""/>
          </v:shape>
          <o:OLEObject Type="Embed" ProgID="Equation.DSMT4" ShapeID="_x0000_i1077" DrawAspect="Content" ObjectID="_1845193621" r:id="rId121"/>
        </w:object>
      </w:r>
      <w:r>
        <w:t xml:space="preserve">            </w:t>
      </w:r>
      <w:proofErr w:type="gramStart"/>
      <w:r>
        <w:t>…(</w:t>
      </w:r>
      <w:proofErr w:type="gramEnd"/>
      <w:r>
        <w:t>24)</w:t>
      </w:r>
    </w:p>
    <w:p w14:paraId="6EAA3721" w14:textId="77777777" w:rsidR="00945C8C" w:rsidRDefault="00945C8C" w:rsidP="00945C8C">
      <w:pPr>
        <w:pStyle w:val="ListParagraph"/>
        <w:spacing w:after="200" w:line="360" w:lineRule="auto"/>
        <w:jc w:val="both"/>
      </w:pPr>
      <w:r>
        <w:lastRenderedPageBreak/>
        <w:t xml:space="preserve">having g(u) as the piecewise linearly inclined interpolation polynomial with nodes calculated through </w:t>
      </w:r>
      <w:r>
        <w:rPr>
          <w:position w:val="-12"/>
        </w:rPr>
        <w:object w:dxaOrig="440" w:dyaOrig="360" w14:anchorId="2C92A412">
          <v:shape id="_x0000_i1078" type="#_x0000_t75" style="width:22.5pt;height:18pt" o:ole="">
            <v:imagedata r:id="rId122" o:title=""/>
          </v:shape>
          <o:OLEObject Type="Embed" ProgID="Equation.DSMT4" ShapeID="_x0000_i1078" DrawAspect="Content" ObjectID="_1845193622" r:id="rId123"/>
        </w:object>
      </w:r>
      <w:r>
        <w:t xml:space="preserve">, </w:t>
      </w:r>
      <w:r>
        <w:rPr>
          <w:position w:val="-14"/>
        </w:rPr>
        <w:object w:dxaOrig="800" w:dyaOrig="380" w14:anchorId="10AD1930">
          <v:shape id="_x0000_i1079" type="#_x0000_t75" style="width:40.5pt;height:19.5pt" o:ole="">
            <v:imagedata r:id="rId124" o:title=""/>
          </v:shape>
          <o:OLEObject Type="Embed" ProgID="Equation.DSMT4" ShapeID="_x0000_i1079" DrawAspect="Content" ObjectID="_1845193623" r:id="rId125"/>
        </w:object>
      </w:r>
      <w:r>
        <w:t>. Thus, according to the standard quadrature rules, the RHS of the eqn. (24) can be represented through:</w:t>
      </w:r>
    </w:p>
    <w:p w14:paraId="1311D883" w14:textId="77777777" w:rsidR="00945C8C" w:rsidRDefault="00945C8C" w:rsidP="00945C8C">
      <w:pPr>
        <w:pStyle w:val="ListParagraph"/>
        <w:spacing w:after="200" w:line="360" w:lineRule="auto"/>
        <w:jc w:val="both"/>
      </w:pPr>
      <w:r>
        <w:rPr>
          <w:position w:val="-142"/>
        </w:rPr>
        <w:object w:dxaOrig="6860" w:dyaOrig="2439" w14:anchorId="5BAC0753">
          <v:shape id="_x0000_i1080" type="#_x0000_t75" style="width:343.5pt;height:121.5pt" o:ole="">
            <v:imagedata r:id="rId126" o:title=""/>
          </v:shape>
          <o:OLEObject Type="Embed" ProgID="Equation.DSMT4" ShapeID="_x0000_i1080" DrawAspect="Content" ObjectID="_1845193624" r:id="rId127"/>
        </w:object>
      </w:r>
      <w:r>
        <w:t xml:space="preserve">    </w:t>
      </w:r>
      <w:proofErr w:type="gramStart"/>
      <w:r>
        <w:t>…(</w:t>
      </w:r>
      <w:proofErr w:type="gramEnd"/>
      <w:r>
        <w:t>25)</w:t>
      </w:r>
    </w:p>
    <w:p w14:paraId="2EABE63E" w14:textId="77777777" w:rsidR="00945C8C" w:rsidRDefault="00945C8C" w:rsidP="00945C8C">
      <w:pPr>
        <w:pStyle w:val="ListParagraph"/>
        <w:spacing w:after="200" w:line="360" w:lineRule="auto"/>
        <w:jc w:val="both"/>
      </w:pPr>
    </w:p>
    <w:p w14:paraId="13ACAB66" w14:textId="77777777" w:rsidR="00945C8C" w:rsidRDefault="00945C8C" w:rsidP="00945C8C">
      <w:pPr>
        <w:pStyle w:val="ListParagraph"/>
        <w:spacing w:after="200" w:line="360" w:lineRule="auto"/>
        <w:jc w:val="both"/>
      </w:pPr>
      <w:r>
        <w:t>Put eqn. (24) and (25) in eqn. (13), the corrector form of one-step fractional ordered ABM becomes:</w:t>
      </w:r>
    </w:p>
    <w:p w14:paraId="6238177C" w14:textId="77777777" w:rsidR="00945C8C" w:rsidRDefault="00945C8C" w:rsidP="00945C8C">
      <w:pPr>
        <w:pStyle w:val="ListParagraph"/>
        <w:spacing w:after="200" w:line="360" w:lineRule="auto"/>
        <w:jc w:val="both"/>
      </w:pPr>
      <w:r>
        <w:tab/>
      </w:r>
      <w:r>
        <w:rPr>
          <w:position w:val="-32"/>
        </w:rPr>
        <w:object w:dxaOrig="6740" w:dyaOrig="760" w14:anchorId="71A1E087">
          <v:shape id="_x0000_i1081" type="#_x0000_t75" style="width:337.5pt;height:37.5pt" o:ole="">
            <v:imagedata r:id="rId128" o:title=""/>
          </v:shape>
          <o:OLEObject Type="Embed" ProgID="Equation.DSMT4" ShapeID="_x0000_i1081" DrawAspect="Content" ObjectID="_1845193625" r:id="rId129"/>
        </w:object>
      </w:r>
      <w:r>
        <w:t xml:space="preserve">   </w:t>
      </w:r>
      <w:proofErr w:type="gramStart"/>
      <w:r>
        <w:t>…(</w:t>
      </w:r>
      <w:proofErr w:type="gramEnd"/>
      <w:r>
        <w:t>26)</w:t>
      </w:r>
    </w:p>
    <w:p w14:paraId="1CE9C910" w14:textId="77777777" w:rsidR="00945C8C" w:rsidRDefault="00945C8C" w:rsidP="00945C8C">
      <w:pPr>
        <w:pStyle w:val="ListParagraph"/>
        <w:spacing w:after="200" w:line="360" w:lineRule="auto"/>
        <w:jc w:val="both"/>
      </w:pPr>
      <w:r>
        <w:t xml:space="preserve">And the predictor form, </w:t>
      </w:r>
      <w:r>
        <w:rPr>
          <w:position w:val="-14"/>
        </w:rPr>
        <w:object w:dxaOrig="440" w:dyaOrig="400" w14:anchorId="6A2F9207">
          <v:shape id="_x0000_i1082" type="#_x0000_t75" style="width:22.5pt;height:19.5pt" o:ole="">
            <v:imagedata r:id="rId130" o:title=""/>
          </v:shape>
          <o:OLEObject Type="Embed" ProgID="Equation.DSMT4" ShapeID="_x0000_i1082" DrawAspect="Content" ObjectID="_1845193626" r:id="rId131"/>
        </w:object>
      </w:r>
      <w:r>
        <w:t xml:space="preserve"> of this fractional Adams-Moulton method can be seen as:</w:t>
      </w:r>
    </w:p>
    <w:p w14:paraId="4FD33C8F" w14:textId="77777777" w:rsidR="00945C8C" w:rsidRDefault="00945C8C" w:rsidP="00945C8C">
      <w:pPr>
        <w:pStyle w:val="ListParagraph"/>
        <w:spacing w:after="200" w:line="360" w:lineRule="auto"/>
        <w:jc w:val="both"/>
      </w:pPr>
      <w:r>
        <w:tab/>
      </w:r>
      <w:r>
        <w:tab/>
      </w:r>
      <w:r>
        <w:rPr>
          <w:position w:val="-78"/>
        </w:rPr>
        <w:object w:dxaOrig="4040" w:dyaOrig="1800" w14:anchorId="3E020177">
          <v:shape id="_x0000_i1083" type="#_x0000_t75" style="width:202.5pt;height:90pt" o:ole="">
            <v:imagedata r:id="rId132" o:title=""/>
          </v:shape>
          <o:OLEObject Type="Embed" ProgID="Equation.DSMT4" ShapeID="_x0000_i1083" DrawAspect="Content" ObjectID="_1845193627" r:id="rId133"/>
        </w:object>
      </w:r>
      <w:r>
        <w:t xml:space="preserve">                </w:t>
      </w:r>
      <w:proofErr w:type="gramStart"/>
      <w:r>
        <w:t>…(</w:t>
      </w:r>
      <w:proofErr w:type="gramEnd"/>
      <w:r>
        <w:t>27)</w:t>
      </w:r>
    </w:p>
    <w:p w14:paraId="75C71A4E" w14:textId="77777777" w:rsidR="00945C8C" w:rsidRDefault="00945C8C" w:rsidP="00945C8C">
      <w:pPr>
        <w:pStyle w:val="ListParagraph"/>
        <w:spacing w:after="200" w:line="360" w:lineRule="auto"/>
        <w:jc w:val="both"/>
      </w:pPr>
      <w:r>
        <w:t xml:space="preserve">This implies that </w:t>
      </w:r>
      <w:r>
        <w:rPr>
          <w:position w:val="-14"/>
        </w:rPr>
        <w:object w:dxaOrig="440" w:dyaOrig="400" w14:anchorId="6DFF13C9">
          <v:shape id="_x0000_i1084" type="#_x0000_t75" style="width:22.5pt;height:19.5pt" o:ole="">
            <v:imagedata r:id="rId134" o:title=""/>
          </v:shape>
          <o:OLEObject Type="Embed" ProgID="Equation.DSMT4" ShapeID="_x0000_i1084" DrawAspect="Content" ObjectID="_1845193628" r:id="rId135"/>
        </w:object>
      </w:r>
      <w:r>
        <w:t>as per the Adams-Moulton method is represented as:</w:t>
      </w:r>
    </w:p>
    <w:p w14:paraId="724912CD" w14:textId="77777777" w:rsidR="00945C8C" w:rsidRPr="003D29A4" w:rsidRDefault="00945C8C" w:rsidP="00945C8C">
      <w:pPr>
        <w:pStyle w:val="ListParagraph"/>
        <w:spacing w:after="200" w:line="360" w:lineRule="auto"/>
        <w:jc w:val="both"/>
      </w:pPr>
      <w:r>
        <w:tab/>
      </w:r>
      <w:r>
        <w:rPr>
          <w:position w:val="-32"/>
        </w:rPr>
        <w:object w:dxaOrig="4780" w:dyaOrig="760" w14:anchorId="6DA6F2E3">
          <v:shape id="_x0000_i1085" type="#_x0000_t75" style="width:238.5pt;height:37.5pt" o:ole="">
            <v:imagedata r:id="rId136" o:title=""/>
          </v:shape>
          <o:OLEObject Type="Embed" ProgID="Equation.DSMT4" ShapeID="_x0000_i1085" DrawAspect="Content" ObjectID="_1845193629" r:id="rId137"/>
        </w:object>
      </w:r>
      <w:r>
        <w:t xml:space="preserve">              </w:t>
      </w:r>
      <w:proofErr w:type="gramStart"/>
      <w:r>
        <w:t>…(</w:t>
      </w:r>
      <w:proofErr w:type="gramEnd"/>
      <w:r>
        <w:t>28)</w:t>
      </w:r>
    </w:p>
    <w:p w14:paraId="78633509" w14:textId="77777777" w:rsidR="00945C8C" w:rsidRDefault="00945C8C" w:rsidP="00945C8C">
      <w:pPr>
        <w:pStyle w:val="ListParagraph"/>
        <w:spacing w:after="200" w:line="360" w:lineRule="auto"/>
        <w:jc w:val="both"/>
      </w:pPr>
    </w:p>
    <w:p w14:paraId="10F69023" w14:textId="77777777" w:rsidR="00945C8C" w:rsidRPr="00DC79D9" w:rsidRDefault="00945C8C" w:rsidP="00945C8C">
      <w:pPr>
        <w:pStyle w:val="ListParagraph"/>
        <w:spacing w:after="200" w:line="360" w:lineRule="auto"/>
        <w:jc w:val="both"/>
      </w:pPr>
      <w:r>
        <w:t>From eqn. (26) and (28), the general form numerical solution of fractional ordered ABM is:</w:t>
      </w:r>
    </w:p>
    <w:p w14:paraId="5E04378D" w14:textId="77777777" w:rsidR="00945C8C" w:rsidRDefault="00945C8C" w:rsidP="00945C8C">
      <w:pPr>
        <w:pStyle w:val="ListParagraph"/>
        <w:spacing w:after="200" w:line="360" w:lineRule="auto"/>
        <w:jc w:val="both"/>
      </w:pPr>
    </w:p>
    <w:p w14:paraId="62D3F5D6" w14:textId="77777777" w:rsidR="00945C8C" w:rsidRDefault="00945C8C" w:rsidP="00945C8C">
      <w:pPr>
        <w:pStyle w:val="ListParagraph"/>
        <w:spacing w:after="200" w:line="360" w:lineRule="auto"/>
        <w:jc w:val="both"/>
      </w:pPr>
      <w:r>
        <w:tab/>
      </w:r>
      <w:r>
        <w:rPr>
          <w:position w:val="-32"/>
        </w:rPr>
        <w:object w:dxaOrig="6740" w:dyaOrig="760" w14:anchorId="38C0EBD2">
          <v:shape id="_x0000_i1086" type="#_x0000_t75" style="width:337.5pt;height:37.5pt" o:ole="">
            <v:imagedata r:id="rId138" o:title=""/>
          </v:shape>
          <o:OLEObject Type="Embed" ProgID="Equation.DSMT4" ShapeID="_x0000_i1086" DrawAspect="Content" ObjectID="_1845193630" r:id="rId139"/>
        </w:object>
      </w:r>
    </w:p>
    <w:p w14:paraId="788AF5DF" w14:textId="77777777" w:rsidR="005C3CBB" w:rsidRPr="00945C8C" w:rsidRDefault="00945C8C" w:rsidP="00945C8C">
      <w:pPr>
        <w:spacing w:after="0" w:line="360" w:lineRule="auto"/>
        <w:jc w:val="both"/>
        <w:rPr>
          <w:color w:val="000000"/>
        </w:rPr>
      </w:pPr>
      <w:r>
        <w:tab/>
      </w:r>
      <w:r>
        <w:tab/>
      </w:r>
      <w:r>
        <w:rPr>
          <w:position w:val="-32"/>
        </w:rPr>
        <w:object w:dxaOrig="4760" w:dyaOrig="760" w14:anchorId="5C23ACC8">
          <v:shape id="_x0000_i1087" type="#_x0000_t75" style="width:238.5pt;height:37.5pt" o:ole="">
            <v:imagedata r:id="rId140" o:title=""/>
          </v:shape>
          <o:OLEObject Type="Embed" ProgID="Equation.DSMT4" ShapeID="_x0000_i1087" DrawAspect="Content" ObjectID="_1845193631" r:id="rId141"/>
        </w:object>
      </w:r>
    </w:p>
    <w:p w14:paraId="060751C5" w14:textId="77777777" w:rsidR="00945C8C" w:rsidRPr="00845D13" w:rsidRDefault="00504A32" w:rsidP="00584C99">
      <w:pPr>
        <w:spacing w:after="0" w:line="360" w:lineRule="auto"/>
        <w:jc w:val="both"/>
        <w:rPr>
          <w:iCs/>
        </w:rPr>
      </w:pPr>
      <w:r>
        <w:rPr>
          <w:lang w:val="en-US"/>
        </w:rPr>
        <w:tab/>
      </w:r>
      <w:r>
        <w:rPr>
          <w:i/>
          <w:color w:val="000000"/>
          <w:sz w:val="24"/>
          <w:szCs w:val="24"/>
        </w:rPr>
        <w:t xml:space="preserve"> </w:t>
      </w:r>
      <w:r>
        <w:rPr>
          <w:iCs/>
          <w:color w:val="000000"/>
          <w:sz w:val="24"/>
          <w:szCs w:val="24"/>
        </w:rPr>
        <w:t>On the basis of the above form of numerical solution, the following fractional orders alongwith its varying time period for different phases have been observed.</w:t>
      </w:r>
    </w:p>
    <w:p w14:paraId="61D89974" w14:textId="4BCB1F79" w:rsidR="0099474B" w:rsidRPr="0099474B" w:rsidRDefault="0099474B" w:rsidP="004E583E">
      <w:pPr>
        <w:rPr>
          <w:sz w:val="24"/>
          <w:szCs w:val="24"/>
        </w:rPr>
      </w:pPr>
      <w:bookmarkStart w:id="40" w:name="_Hlk84011391"/>
      <w:ins w:id="41" w:author="Claude" w:date="2026-07-01T00:00:00Z">
        <w:r w:rsidRPr="008A101F">
          <w:rPr>
            <w:sz w:val="20"/>
            <w:szCs w:val="20"/>
            <w:highlight w:val="yellow"/>
          </w:rPr>
          <w:lastRenderedPageBreak/>
          <w:t>Table-1</w:t>
        </w:r>
      </w:ins>
      <w:r w:rsidR="00D66072">
        <w:rPr>
          <w:sz w:val="20"/>
          <w:szCs w:val="20"/>
          <w:highlight w:val="yellow"/>
        </w:rPr>
        <w:t>(a)</w:t>
      </w:r>
      <w:ins w:id="42" w:author="Claude" w:date="2026-07-01T00:00:00Z">
        <w:r w:rsidRPr="008A101F">
          <w:rPr>
            <w:sz w:val="20"/>
            <w:szCs w:val="20"/>
            <w:highlight w:val="yellow"/>
          </w:rPr>
          <w:t>: Stability classification across fractional orders. The regulated equilibrium is an asymptotically stable focus for every admissible order (Matignon critical order q* ≈ 1.02); the critical and chaotic rows below pertain only to the extended, decoupled model</w:t>
        </w:r>
        <w:r>
          <w:rPr>
            <w:sz w:val="24"/>
            <w:szCs w:val="24"/>
            <w:highlight w:val="yellow"/>
          </w:rPr>
          <w:t>.</w:t>
        </w:r>
      </w:ins>
      <w:bookmarkEnd w:id="40"/>
    </w:p>
    <w:tbl>
      <w:tblPr>
        <w:tblStyle w:val="TableGrid"/>
        <w:tblW w:w="0" w:type="auto"/>
        <w:jc w:val="center"/>
        <w:tblLook w:val="04A0" w:firstRow="1" w:lastRow="0" w:firstColumn="1" w:lastColumn="0" w:noHBand="0" w:noVBand="1"/>
      </w:tblPr>
      <w:tblGrid>
        <w:gridCol w:w="1848"/>
        <w:gridCol w:w="1848"/>
        <w:gridCol w:w="1848"/>
      </w:tblGrid>
      <w:tr w:rsidR="0099474B" w:rsidRPr="004E583E" w14:paraId="2254F4B0" w14:textId="77777777" w:rsidTr="0078470B">
        <w:trPr>
          <w:jc w:val="center"/>
        </w:trPr>
        <w:tc>
          <w:tcPr>
            <w:tcW w:w="1848" w:type="dxa"/>
          </w:tcPr>
          <w:p w14:paraId="4D83DB65" w14:textId="77777777" w:rsidR="0099474B" w:rsidRPr="004E583E" w:rsidRDefault="0099474B" w:rsidP="0078470B">
            <w:pPr>
              <w:jc w:val="center"/>
              <w:rPr>
                <w:sz w:val="22"/>
                <w:szCs w:val="22"/>
                <w:highlight w:val="yellow"/>
              </w:rPr>
            </w:pPr>
            <w:bookmarkStart w:id="43" w:name="_Hlk84011375"/>
            <w:r w:rsidRPr="004E583E">
              <w:rPr>
                <w:sz w:val="22"/>
                <w:szCs w:val="22"/>
                <w:highlight w:val="yellow"/>
              </w:rPr>
              <w:t>Phase</w:t>
            </w:r>
          </w:p>
        </w:tc>
        <w:tc>
          <w:tcPr>
            <w:tcW w:w="1848" w:type="dxa"/>
          </w:tcPr>
          <w:p w14:paraId="56848CE1" w14:textId="77777777" w:rsidR="0099474B" w:rsidRPr="004E583E" w:rsidRDefault="0099474B" w:rsidP="0078470B">
            <w:pPr>
              <w:jc w:val="center"/>
              <w:rPr>
                <w:sz w:val="22"/>
                <w:szCs w:val="22"/>
                <w:highlight w:val="yellow"/>
              </w:rPr>
            </w:pPr>
            <w:r w:rsidRPr="004E583E">
              <w:rPr>
                <w:sz w:val="22"/>
                <w:szCs w:val="22"/>
                <w:highlight w:val="yellow"/>
              </w:rPr>
              <w:t xml:space="preserve">Variation in </w:t>
            </w:r>
            <w:r w:rsidRPr="004E583E">
              <w:rPr>
                <w:i/>
                <w:iCs/>
                <w:sz w:val="22"/>
                <w:szCs w:val="22"/>
                <w:highlight w:val="yellow"/>
              </w:rPr>
              <w:t>q = [q</w:t>
            </w:r>
            <w:r w:rsidRPr="004E583E">
              <w:rPr>
                <w:i/>
                <w:iCs/>
                <w:sz w:val="22"/>
                <w:szCs w:val="22"/>
                <w:highlight w:val="yellow"/>
                <w:vertAlign w:val="subscript"/>
              </w:rPr>
              <w:t>1</w:t>
            </w:r>
            <w:r w:rsidRPr="004E583E">
              <w:rPr>
                <w:i/>
                <w:iCs/>
                <w:sz w:val="22"/>
                <w:szCs w:val="22"/>
                <w:highlight w:val="yellow"/>
              </w:rPr>
              <w:t>, q</w:t>
            </w:r>
            <w:r w:rsidRPr="004E583E">
              <w:rPr>
                <w:i/>
                <w:iCs/>
                <w:sz w:val="22"/>
                <w:szCs w:val="22"/>
                <w:highlight w:val="yellow"/>
                <w:vertAlign w:val="subscript"/>
              </w:rPr>
              <w:t>2</w:t>
            </w:r>
            <w:r w:rsidRPr="004E583E">
              <w:rPr>
                <w:i/>
                <w:iCs/>
                <w:sz w:val="22"/>
                <w:szCs w:val="22"/>
                <w:highlight w:val="yellow"/>
              </w:rPr>
              <w:t>, q</w:t>
            </w:r>
            <w:r w:rsidRPr="004E583E">
              <w:rPr>
                <w:i/>
                <w:iCs/>
                <w:sz w:val="22"/>
                <w:szCs w:val="22"/>
                <w:highlight w:val="yellow"/>
                <w:vertAlign w:val="subscript"/>
              </w:rPr>
              <w:t>3</w:t>
            </w:r>
            <w:r w:rsidRPr="004E583E">
              <w:rPr>
                <w:i/>
                <w:iCs/>
                <w:sz w:val="22"/>
                <w:szCs w:val="22"/>
                <w:highlight w:val="yellow"/>
              </w:rPr>
              <w:t>]</w:t>
            </w:r>
          </w:p>
        </w:tc>
        <w:tc>
          <w:tcPr>
            <w:tcW w:w="1848" w:type="dxa"/>
          </w:tcPr>
          <w:p w14:paraId="361D6FC0" w14:textId="77777777" w:rsidR="0099474B" w:rsidRPr="004E583E" w:rsidRDefault="0099474B" w:rsidP="0078470B">
            <w:pPr>
              <w:jc w:val="center"/>
              <w:rPr>
                <w:sz w:val="22"/>
                <w:szCs w:val="22"/>
                <w:highlight w:val="yellow"/>
              </w:rPr>
            </w:pPr>
            <w:r w:rsidRPr="004E583E">
              <w:rPr>
                <w:sz w:val="22"/>
                <w:szCs w:val="22"/>
                <w:highlight w:val="yellow"/>
              </w:rPr>
              <w:t xml:space="preserve">Variation in time period, </w:t>
            </w:r>
            <w:r w:rsidRPr="004E583E">
              <w:rPr>
                <w:i/>
                <w:iCs/>
                <w:sz w:val="22"/>
                <w:szCs w:val="22"/>
                <w:highlight w:val="yellow"/>
              </w:rPr>
              <w:t>t</w:t>
            </w:r>
          </w:p>
        </w:tc>
      </w:tr>
      <w:tr w:rsidR="0099474B" w:rsidRPr="004E583E" w14:paraId="5540AB4F" w14:textId="77777777" w:rsidTr="0078470B">
        <w:trPr>
          <w:jc w:val="center"/>
        </w:trPr>
        <w:tc>
          <w:tcPr>
            <w:tcW w:w="1848" w:type="dxa"/>
          </w:tcPr>
          <w:p w14:paraId="303BD8E8" w14:textId="77777777" w:rsidR="0099474B" w:rsidRPr="004E583E" w:rsidRDefault="0099474B" w:rsidP="0078470B">
            <w:pPr>
              <w:jc w:val="center"/>
              <w:rPr>
                <w:sz w:val="22"/>
                <w:szCs w:val="22"/>
                <w:highlight w:val="yellow"/>
              </w:rPr>
            </w:pPr>
            <w:r w:rsidRPr="004E583E">
              <w:rPr>
                <w:sz w:val="22"/>
                <w:szCs w:val="22"/>
                <w:highlight w:val="yellow"/>
              </w:rPr>
              <w:t>Stable</w:t>
            </w:r>
          </w:p>
        </w:tc>
        <w:tc>
          <w:tcPr>
            <w:tcW w:w="1848" w:type="dxa"/>
          </w:tcPr>
          <w:p w14:paraId="02FD1560" w14:textId="77777777" w:rsidR="0099474B" w:rsidRPr="004E583E" w:rsidRDefault="009F6C06" w:rsidP="0078470B">
            <w:pPr>
              <w:jc w:val="center"/>
              <w:rPr>
                <w:sz w:val="22"/>
                <w:szCs w:val="22"/>
                <w:highlight w:val="yellow"/>
              </w:rPr>
            </w:pPr>
            <w:r w:rsidRPr="004E583E">
              <w:rPr>
                <w:position w:val="-10"/>
                <w:sz w:val="22"/>
                <w:szCs w:val="22"/>
                <w:highlight w:val="yellow"/>
              </w:rPr>
              <w:object w:dxaOrig="1300" w:dyaOrig="320" w14:anchorId="071C5ECC">
                <v:shape id="_x0000_i1137" type="#_x0000_t75" style="width:64.5pt;height:16.5pt" o:ole="">
                  <v:imagedata r:id="rId142" o:title=""/>
                </v:shape>
                <o:OLEObject Type="Embed" ProgID="Equation.DSMT4" ShapeID="_x0000_i1137" DrawAspect="Content" ObjectID="_1845193632" r:id="rId143"/>
              </w:object>
            </w:r>
          </w:p>
        </w:tc>
        <w:tc>
          <w:tcPr>
            <w:tcW w:w="1848" w:type="dxa"/>
          </w:tcPr>
          <w:p w14:paraId="4229B63A" w14:textId="77777777" w:rsidR="0099474B" w:rsidRPr="004E583E" w:rsidRDefault="0099474B" w:rsidP="0078470B">
            <w:pPr>
              <w:jc w:val="center"/>
              <w:rPr>
                <w:sz w:val="22"/>
                <w:szCs w:val="22"/>
                <w:highlight w:val="yellow"/>
              </w:rPr>
            </w:pPr>
            <w:r w:rsidRPr="004E583E">
              <w:rPr>
                <w:position w:val="-6"/>
                <w:sz w:val="22"/>
                <w:szCs w:val="22"/>
                <w:highlight w:val="yellow"/>
              </w:rPr>
              <w:object w:dxaOrig="1040" w:dyaOrig="279" w14:anchorId="666D7673">
                <v:shape id="_x0000_i1138" type="#_x0000_t75" style="width:52.5pt;height:13.5pt" o:ole="">
                  <v:imagedata r:id="rId144" o:title=""/>
                </v:shape>
                <o:OLEObject Type="Embed" ProgID="Equation.DSMT4" ShapeID="_x0000_i1138" DrawAspect="Content" ObjectID="_1845193633" r:id="rId145"/>
              </w:object>
            </w:r>
          </w:p>
        </w:tc>
      </w:tr>
      <w:tr w:rsidR="0099474B" w:rsidRPr="004E583E" w14:paraId="70530DFA" w14:textId="77777777" w:rsidTr="0078470B">
        <w:trPr>
          <w:jc w:val="center"/>
        </w:trPr>
        <w:tc>
          <w:tcPr>
            <w:tcW w:w="1848" w:type="dxa"/>
          </w:tcPr>
          <w:p w14:paraId="2CF8D72F" w14:textId="2AF453F9" w:rsidR="0099474B" w:rsidRPr="004E583E" w:rsidRDefault="0099474B" w:rsidP="0078470B">
            <w:pPr>
              <w:jc w:val="center"/>
              <w:rPr>
                <w:sz w:val="22"/>
                <w:szCs w:val="22"/>
                <w:highlight w:val="yellow"/>
              </w:rPr>
            </w:pPr>
            <w:ins w:id="44" w:author="Claude" w:date="2026-07-01T00:00:00Z">
              <w:r w:rsidRPr="004E583E">
                <w:rPr>
                  <w:sz w:val="22"/>
                  <w:szCs w:val="22"/>
                  <w:highlight w:val="yellow"/>
                </w:rPr>
                <w:t>Critical (extended model)</w:t>
              </w:r>
            </w:ins>
          </w:p>
        </w:tc>
        <w:tc>
          <w:tcPr>
            <w:tcW w:w="1848" w:type="dxa"/>
          </w:tcPr>
          <w:p w14:paraId="6163E59D" w14:textId="77777777" w:rsidR="0099474B" w:rsidRPr="004E583E" w:rsidRDefault="009F6C06" w:rsidP="0078470B">
            <w:pPr>
              <w:jc w:val="center"/>
              <w:rPr>
                <w:sz w:val="22"/>
                <w:szCs w:val="22"/>
                <w:highlight w:val="yellow"/>
              </w:rPr>
            </w:pPr>
            <w:r w:rsidRPr="004E583E">
              <w:rPr>
                <w:position w:val="-10"/>
                <w:sz w:val="22"/>
                <w:szCs w:val="22"/>
                <w:highlight w:val="yellow"/>
              </w:rPr>
              <w:object w:dxaOrig="1500" w:dyaOrig="320" w14:anchorId="1065F86A">
                <v:shape id="_x0000_i1139" type="#_x0000_t75" style="width:75pt;height:16.5pt" o:ole="">
                  <v:imagedata r:id="rId146" o:title=""/>
                </v:shape>
                <o:OLEObject Type="Embed" ProgID="Equation.DSMT4" ShapeID="_x0000_i1139" DrawAspect="Content" ObjectID="_1845193634" r:id="rId147"/>
              </w:object>
            </w:r>
          </w:p>
        </w:tc>
        <w:tc>
          <w:tcPr>
            <w:tcW w:w="1848" w:type="dxa"/>
          </w:tcPr>
          <w:p w14:paraId="506C9313" w14:textId="77777777" w:rsidR="0099474B" w:rsidRPr="004E583E" w:rsidRDefault="0099474B" w:rsidP="0078470B">
            <w:pPr>
              <w:jc w:val="center"/>
              <w:rPr>
                <w:sz w:val="22"/>
                <w:szCs w:val="22"/>
                <w:highlight w:val="yellow"/>
              </w:rPr>
            </w:pPr>
            <w:r w:rsidRPr="004E583E">
              <w:rPr>
                <w:position w:val="-6"/>
                <w:sz w:val="22"/>
                <w:szCs w:val="22"/>
                <w:highlight w:val="yellow"/>
              </w:rPr>
              <w:object w:dxaOrig="1160" w:dyaOrig="279" w14:anchorId="32F7BDCB">
                <v:shape id="_x0000_i1140" type="#_x0000_t75" style="width:58.5pt;height:13.5pt" o:ole="">
                  <v:imagedata r:id="rId148" o:title=""/>
                </v:shape>
                <o:OLEObject Type="Embed" ProgID="Equation.DSMT4" ShapeID="_x0000_i1140" DrawAspect="Content" ObjectID="_1845193635" r:id="rId149"/>
              </w:object>
            </w:r>
          </w:p>
        </w:tc>
      </w:tr>
      <w:tr w:rsidR="0099474B" w:rsidRPr="004E583E" w14:paraId="07EA19C7" w14:textId="77777777" w:rsidTr="0078470B">
        <w:trPr>
          <w:jc w:val="center"/>
        </w:trPr>
        <w:tc>
          <w:tcPr>
            <w:tcW w:w="1848" w:type="dxa"/>
          </w:tcPr>
          <w:p w14:paraId="3D4C1400" w14:textId="606B2807" w:rsidR="0099474B" w:rsidRPr="004E583E" w:rsidRDefault="0099474B" w:rsidP="0078470B">
            <w:pPr>
              <w:jc w:val="center"/>
              <w:rPr>
                <w:sz w:val="22"/>
                <w:szCs w:val="22"/>
                <w:highlight w:val="yellow"/>
              </w:rPr>
            </w:pPr>
            <w:ins w:id="45" w:author="Claude" w:date="2026-07-01T00:00:00Z">
              <w:r w:rsidRPr="004E583E">
                <w:rPr>
                  <w:sz w:val="22"/>
                  <w:szCs w:val="22"/>
                  <w:highlight w:val="yellow"/>
                </w:rPr>
                <w:t>Chaotic (extended model)</w:t>
              </w:r>
            </w:ins>
          </w:p>
        </w:tc>
        <w:tc>
          <w:tcPr>
            <w:tcW w:w="1848" w:type="dxa"/>
          </w:tcPr>
          <w:p w14:paraId="2AA8184C" w14:textId="77777777" w:rsidR="0099474B" w:rsidRPr="004E583E" w:rsidRDefault="0099474B" w:rsidP="0078470B">
            <w:pPr>
              <w:jc w:val="center"/>
              <w:rPr>
                <w:sz w:val="22"/>
                <w:szCs w:val="22"/>
                <w:highlight w:val="yellow"/>
              </w:rPr>
            </w:pPr>
            <w:r w:rsidRPr="004E583E">
              <w:rPr>
                <w:position w:val="-10"/>
                <w:sz w:val="22"/>
                <w:szCs w:val="22"/>
                <w:highlight w:val="yellow"/>
              </w:rPr>
              <w:object w:dxaOrig="1120" w:dyaOrig="320" w14:anchorId="6538F2EE">
                <v:shape id="_x0000_i1141" type="#_x0000_t75" style="width:55.5pt;height:16.5pt" o:ole="">
                  <v:imagedata r:id="rId150" o:title=""/>
                </v:shape>
                <o:OLEObject Type="Embed" ProgID="Equation.DSMT4" ShapeID="_x0000_i1141" DrawAspect="Content" ObjectID="_1845193636" r:id="rId151"/>
              </w:object>
            </w:r>
          </w:p>
        </w:tc>
        <w:tc>
          <w:tcPr>
            <w:tcW w:w="1848" w:type="dxa"/>
          </w:tcPr>
          <w:p w14:paraId="0DB8DC5A" w14:textId="77777777" w:rsidR="0099474B" w:rsidRPr="004E583E" w:rsidRDefault="0099474B" w:rsidP="0078470B">
            <w:pPr>
              <w:jc w:val="center"/>
              <w:rPr>
                <w:sz w:val="22"/>
                <w:szCs w:val="22"/>
                <w:highlight w:val="yellow"/>
              </w:rPr>
            </w:pPr>
            <w:r w:rsidRPr="004E583E">
              <w:rPr>
                <w:position w:val="-6"/>
                <w:sz w:val="22"/>
                <w:szCs w:val="22"/>
                <w:highlight w:val="yellow"/>
              </w:rPr>
              <w:object w:dxaOrig="1280" w:dyaOrig="279" w14:anchorId="54CC7AAA">
                <v:shape id="_x0000_i1142" type="#_x0000_t75" style="width:64.5pt;height:13.5pt" o:ole="">
                  <v:imagedata r:id="rId152" o:title=""/>
                </v:shape>
                <o:OLEObject Type="Embed" ProgID="Equation.DSMT4" ShapeID="_x0000_i1142" DrawAspect="Content" ObjectID="_1845193637" r:id="rId153"/>
              </w:object>
            </w:r>
          </w:p>
        </w:tc>
      </w:tr>
      <w:bookmarkEnd w:id="43"/>
    </w:tbl>
    <w:p w14:paraId="0E7E910D" w14:textId="77777777" w:rsidR="004E583E" w:rsidRDefault="004E583E" w:rsidP="004E583E">
      <w:pPr>
        <w:spacing w:after="0" w:line="360" w:lineRule="auto"/>
        <w:jc w:val="center"/>
        <w:rPr>
          <w:sz w:val="20"/>
          <w:szCs w:val="20"/>
          <w:highlight w:val="yellow"/>
        </w:rPr>
      </w:pPr>
    </w:p>
    <w:p w14:paraId="3AEB99CC" w14:textId="39946F4C" w:rsidR="0099474B" w:rsidRDefault="00D66072" w:rsidP="004E583E">
      <w:pPr>
        <w:spacing w:after="0" w:line="360" w:lineRule="auto"/>
        <w:jc w:val="center"/>
        <w:rPr>
          <w:rFonts w:eastAsia="Times New Roman"/>
          <w:color w:val="201E1E"/>
          <w:sz w:val="24"/>
          <w:szCs w:val="24"/>
        </w:rPr>
      </w:pPr>
      <w:bookmarkStart w:id="46" w:name="_GoBack"/>
      <w:bookmarkEnd w:id="46"/>
      <w:ins w:id="47" w:author="Claude" w:date="2026-07-01T00:00:00Z">
        <w:r w:rsidRPr="008A101F">
          <w:rPr>
            <w:sz w:val="20"/>
            <w:szCs w:val="20"/>
            <w:highlight w:val="yellow"/>
          </w:rPr>
          <w:t>Table-1</w:t>
        </w:r>
      </w:ins>
      <w:r>
        <w:rPr>
          <w:sz w:val="20"/>
          <w:szCs w:val="20"/>
          <w:highlight w:val="yellow"/>
        </w:rPr>
        <w:t>(b)</w:t>
      </w:r>
      <w:ins w:id="48" w:author="Claude" w:date="2026-07-01T00:00:00Z">
        <w:r w:rsidRPr="008A101F">
          <w:rPr>
            <w:sz w:val="20"/>
            <w:szCs w:val="20"/>
            <w:highlight w:val="yellow"/>
          </w:rPr>
          <w:t xml:space="preserve">: Stability classification </w:t>
        </w:r>
      </w:ins>
      <w:r>
        <w:rPr>
          <w:sz w:val="20"/>
          <w:szCs w:val="20"/>
          <w:highlight w:val="yellow"/>
        </w:rPr>
        <w:t>of the LHB oxygen-transport model at the Table-2 parameters</w:t>
      </w:r>
      <w:ins w:id="49" w:author="Claude" w:date="2026-07-01T00:00:00Z">
        <w:r w:rsidRPr="008A101F">
          <w:rPr>
            <w:sz w:val="20"/>
            <w:szCs w:val="20"/>
            <w:highlight w:val="yellow"/>
          </w:rPr>
          <w:t>.</w:t>
        </w:r>
      </w:ins>
    </w:p>
    <w:tbl>
      <w:tblPr>
        <w:tblStyle w:val="TableGrid"/>
        <w:tblW w:w="0" w:type="auto"/>
        <w:jc w:val="center"/>
        <w:tblLook w:val="04A0" w:firstRow="1" w:lastRow="0" w:firstColumn="1" w:lastColumn="0" w:noHBand="0" w:noVBand="1"/>
      </w:tblPr>
      <w:tblGrid>
        <w:gridCol w:w="1303"/>
        <w:gridCol w:w="1572"/>
        <w:gridCol w:w="1260"/>
        <w:gridCol w:w="1980"/>
        <w:gridCol w:w="2070"/>
      </w:tblGrid>
      <w:tr w:rsidR="00D70FCB" w:rsidRPr="002A3B7E" w14:paraId="43E21A96" w14:textId="77777777" w:rsidTr="002A3B7E">
        <w:trPr>
          <w:jc w:val="center"/>
        </w:trPr>
        <w:tc>
          <w:tcPr>
            <w:tcW w:w="1303" w:type="dxa"/>
          </w:tcPr>
          <w:p w14:paraId="2006D543" w14:textId="00DCF370" w:rsidR="00D70FCB" w:rsidRPr="00491E61" w:rsidRDefault="00D70FCB"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Fractional order, q</w:t>
            </w:r>
          </w:p>
        </w:tc>
        <w:tc>
          <w:tcPr>
            <w:tcW w:w="1572" w:type="dxa"/>
          </w:tcPr>
          <w:p w14:paraId="4130354B" w14:textId="4EE3B2D9" w:rsidR="00D70FCB" w:rsidRPr="00491E61" w:rsidRDefault="00D70FCB"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w:t>
            </w:r>
            <w:proofErr w:type="spellStart"/>
            <w:r w:rsidRPr="00491E61">
              <w:rPr>
                <w:rFonts w:eastAsia="Times New Roman"/>
                <w:color w:val="201E1E"/>
                <w:sz w:val="20"/>
                <w:szCs w:val="20"/>
                <w:highlight w:val="yellow"/>
              </w:rPr>
              <w:t>arg</w:t>
            </w:r>
            <w:proofErr w:type="spellEnd"/>
            <w:r w:rsidRPr="00491E61">
              <w:rPr>
                <w:rFonts w:eastAsia="Times New Roman"/>
                <w:color w:val="201E1E"/>
                <w:sz w:val="20"/>
                <w:szCs w:val="20"/>
                <w:highlight w:val="yellow"/>
              </w:rPr>
              <w:t xml:space="preserve"> λ| min (rad)</w:t>
            </w:r>
          </w:p>
        </w:tc>
        <w:tc>
          <w:tcPr>
            <w:tcW w:w="1260" w:type="dxa"/>
            <w:shd w:val="clear" w:color="auto" w:fill="auto"/>
          </w:tcPr>
          <w:p w14:paraId="717962CC" w14:textId="0787415F" w:rsidR="00D70FCB" w:rsidRPr="00491E61" w:rsidRDefault="00D70FCB" w:rsidP="00004BDA">
            <w:pPr>
              <w:spacing w:line="360" w:lineRule="auto"/>
              <w:jc w:val="both"/>
              <w:rPr>
                <w:rFonts w:eastAsia="Times New Roman"/>
                <w:color w:val="201E1E"/>
                <w:sz w:val="20"/>
                <w:szCs w:val="20"/>
                <w:highlight w:val="yellow"/>
              </w:rPr>
            </w:pPr>
            <w:r w:rsidRPr="00491E61">
              <w:rPr>
                <w:sz w:val="20"/>
                <w:szCs w:val="20"/>
                <w:highlight w:val="yellow"/>
              </w:rPr>
              <w:t>qπ/2</w:t>
            </w:r>
          </w:p>
        </w:tc>
        <w:tc>
          <w:tcPr>
            <w:tcW w:w="1980" w:type="dxa"/>
          </w:tcPr>
          <w:p w14:paraId="4AB4E57F" w14:textId="307419E6" w:rsidR="00D70FCB" w:rsidRPr="00491E61" w:rsidRDefault="002A3B7E" w:rsidP="00004BDA">
            <w:pPr>
              <w:spacing w:line="360" w:lineRule="auto"/>
              <w:jc w:val="both"/>
              <w:rPr>
                <w:rFonts w:eastAsia="Times New Roman"/>
                <w:color w:val="201E1E"/>
                <w:sz w:val="20"/>
                <w:szCs w:val="20"/>
                <w:highlight w:val="yellow"/>
              </w:rPr>
            </w:pPr>
            <w:proofErr w:type="spellStart"/>
            <w:r w:rsidRPr="00491E61">
              <w:rPr>
                <w:sz w:val="20"/>
                <w:szCs w:val="20"/>
                <w:highlight w:val="yellow"/>
              </w:rPr>
              <w:t>Matignon</w:t>
            </w:r>
            <w:proofErr w:type="spellEnd"/>
            <w:r w:rsidRPr="00491E61">
              <w:rPr>
                <w:sz w:val="20"/>
                <w:szCs w:val="20"/>
                <w:highlight w:val="yellow"/>
              </w:rPr>
              <w:t xml:space="preserve"> criterion (|</w:t>
            </w:r>
            <w:proofErr w:type="spellStart"/>
            <w:r w:rsidRPr="00491E61">
              <w:rPr>
                <w:sz w:val="20"/>
                <w:szCs w:val="20"/>
                <w:highlight w:val="yellow"/>
              </w:rPr>
              <w:t>arg</w:t>
            </w:r>
            <w:proofErr w:type="spellEnd"/>
            <w:r w:rsidRPr="00491E61">
              <w:rPr>
                <w:sz w:val="20"/>
                <w:szCs w:val="20"/>
                <w:highlight w:val="yellow"/>
              </w:rPr>
              <w:t xml:space="preserve"> λ| &gt; qπ/2)</w:t>
            </w:r>
            <w:r w:rsidRPr="00491E61">
              <w:rPr>
                <w:sz w:val="20"/>
                <w:szCs w:val="20"/>
                <w:highlight w:val="yellow"/>
              </w:rPr>
              <w:t>?</w:t>
            </w:r>
          </w:p>
        </w:tc>
        <w:tc>
          <w:tcPr>
            <w:tcW w:w="2070" w:type="dxa"/>
          </w:tcPr>
          <w:p w14:paraId="58D0232B" w14:textId="748B1BF6" w:rsidR="00D70FCB" w:rsidRPr="00491E61" w:rsidRDefault="002A3B7E"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Regime</w:t>
            </w:r>
          </w:p>
        </w:tc>
      </w:tr>
      <w:tr w:rsidR="00D70FCB" w:rsidRPr="002A3B7E" w14:paraId="623B0C32" w14:textId="77777777" w:rsidTr="002A3B7E">
        <w:trPr>
          <w:jc w:val="center"/>
        </w:trPr>
        <w:tc>
          <w:tcPr>
            <w:tcW w:w="1303" w:type="dxa"/>
          </w:tcPr>
          <w:p w14:paraId="5422D0E5" w14:textId="0657B734" w:rsidR="00D70FCB" w:rsidRPr="00491E61" w:rsidRDefault="002A3B7E"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1.00</w:t>
            </w:r>
          </w:p>
        </w:tc>
        <w:tc>
          <w:tcPr>
            <w:tcW w:w="1572" w:type="dxa"/>
          </w:tcPr>
          <w:p w14:paraId="56B4CA51" w14:textId="51755725" w:rsidR="00D70FCB" w:rsidRPr="00491E61" w:rsidRDefault="002A3B7E"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70C25931" w14:textId="28EAB5EB" w:rsidR="00D70FCB" w:rsidRPr="00491E61" w:rsidRDefault="002A3B7E"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1.571</w:t>
            </w:r>
          </w:p>
        </w:tc>
        <w:tc>
          <w:tcPr>
            <w:tcW w:w="1980" w:type="dxa"/>
          </w:tcPr>
          <w:p w14:paraId="40A4D9BC" w14:textId="5AA35149" w:rsidR="00D70FCB"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6AE4AFD9" w14:textId="2E986F53" w:rsidR="00D70FCB" w:rsidRPr="00491E61" w:rsidRDefault="002A3B7E" w:rsidP="00004BDA">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2A595D7D" w14:textId="77777777" w:rsidTr="002A3B7E">
        <w:trPr>
          <w:jc w:val="center"/>
        </w:trPr>
        <w:tc>
          <w:tcPr>
            <w:tcW w:w="1303" w:type="dxa"/>
          </w:tcPr>
          <w:p w14:paraId="0E4FB774" w14:textId="1276F67F"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0.95</w:t>
            </w:r>
          </w:p>
        </w:tc>
        <w:tc>
          <w:tcPr>
            <w:tcW w:w="1572" w:type="dxa"/>
          </w:tcPr>
          <w:p w14:paraId="233D9617" w14:textId="6A277286"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0CB3A5A2" w14:textId="2F1D683C"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1.492</w:t>
            </w:r>
          </w:p>
        </w:tc>
        <w:tc>
          <w:tcPr>
            <w:tcW w:w="1980" w:type="dxa"/>
          </w:tcPr>
          <w:p w14:paraId="6C865F20" w14:textId="5EBB3492"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62E5F0F2" w14:textId="215FC4EF"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65338F08" w14:textId="77777777" w:rsidTr="002A3B7E">
        <w:trPr>
          <w:jc w:val="center"/>
        </w:trPr>
        <w:tc>
          <w:tcPr>
            <w:tcW w:w="1303" w:type="dxa"/>
          </w:tcPr>
          <w:p w14:paraId="41645BA0" w14:textId="4B1E8B13"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0.90</w:t>
            </w:r>
          </w:p>
        </w:tc>
        <w:tc>
          <w:tcPr>
            <w:tcW w:w="1572" w:type="dxa"/>
          </w:tcPr>
          <w:p w14:paraId="421BF373" w14:textId="0661767E"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455752F3" w14:textId="34193E78"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1.414</w:t>
            </w:r>
          </w:p>
        </w:tc>
        <w:tc>
          <w:tcPr>
            <w:tcW w:w="1980" w:type="dxa"/>
          </w:tcPr>
          <w:p w14:paraId="5E1B7BC3" w14:textId="4EDCAC4A"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42161BC1" w14:textId="7212C8A2"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49C96549" w14:textId="77777777" w:rsidTr="002A3B7E">
        <w:trPr>
          <w:jc w:val="center"/>
        </w:trPr>
        <w:tc>
          <w:tcPr>
            <w:tcW w:w="1303" w:type="dxa"/>
          </w:tcPr>
          <w:p w14:paraId="06031088" w14:textId="3C629179"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0.80</w:t>
            </w:r>
          </w:p>
        </w:tc>
        <w:tc>
          <w:tcPr>
            <w:tcW w:w="1572" w:type="dxa"/>
          </w:tcPr>
          <w:p w14:paraId="3E9DF717" w14:textId="640B8442"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4D1D0459" w14:textId="5DF1D4FE"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1.257</w:t>
            </w:r>
          </w:p>
        </w:tc>
        <w:tc>
          <w:tcPr>
            <w:tcW w:w="1980" w:type="dxa"/>
          </w:tcPr>
          <w:p w14:paraId="2E2157FC" w14:textId="02CA7844"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6D3C9FBF" w14:textId="55A7D773"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1FDA3EAC" w14:textId="77777777" w:rsidTr="002A3B7E">
        <w:trPr>
          <w:jc w:val="center"/>
        </w:trPr>
        <w:tc>
          <w:tcPr>
            <w:tcW w:w="1303" w:type="dxa"/>
          </w:tcPr>
          <w:p w14:paraId="4E3F87F2" w14:textId="4C63B8A7"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0.60</w:t>
            </w:r>
          </w:p>
        </w:tc>
        <w:tc>
          <w:tcPr>
            <w:tcW w:w="1572" w:type="dxa"/>
          </w:tcPr>
          <w:p w14:paraId="764F345D" w14:textId="28DDB291"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5798D1BD" w14:textId="080C5C60"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0.942</w:t>
            </w:r>
          </w:p>
        </w:tc>
        <w:tc>
          <w:tcPr>
            <w:tcW w:w="1980" w:type="dxa"/>
          </w:tcPr>
          <w:p w14:paraId="398375B2" w14:textId="2C7472F7"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1CB3268A" w14:textId="2301467F"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65A3209E" w14:textId="77777777" w:rsidTr="002A3B7E">
        <w:trPr>
          <w:jc w:val="center"/>
        </w:trPr>
        <w:tc>
          <w:tcPr>
            <w:tcW w:w="1303" w:type="dxa"/>
          </w:tcPr>
          <w:p w14:paraId="12A30B5A" w14:textId="169CD534"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0.40</w:t>
            </w:r>
          </w:p>
        </w:tc>
        <w:tc>
          <w:tcPr>
            <w:tcW w:w="1572" w:type="dxa"/>
          </w:tcPr>
          <w:p w14:paraId="13F73E62" w14:textId="5C182F4E"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0F210268" w14:textId="4255F469"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0.628</w:t>
            </w:r>
          </w:p>
        </w:tc>
        <w:tc>
          <w:tcPr>
            <w:tcW w:w="1980" w:type="dxa"/>
          </w:tcPr>
          <w:p w14:paraId="5656B8C7" w14:textId="0A6B324C"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00660A3B" w14:textId="02FA4950"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r w:rsidR="002A3B7E" w:rsidRPr="002A3B7E" w14:paraId="117EEEFD" w14:textId="77777777" w:rsidTr="002A3B7E">
        <w:trPr>
          <w:jc w:val="center"/>
        </w:trPr>
        <w:tc>
          <w:tcPr>
            <w:tcW w:w="1303" w:type="dxa"/>
          </w:tcPr>
          <w:p w14:paraId="3E274D87" w14:textId="2D558128"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0.20</w:t>
            </w:r>
          </w:p>
        </w:tc>
        <w:tc>
          <w:tcPr>
            <w:tcW w:w="1572" w:type="dxa"/>
          </w:tcPr>
          <w:p w14:paraId="04D60D23" w14:textId="26DB99E1"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1.605</w:t>
            </w:r>
          </w:p>
        </w:tc>
        <w:tc>
          <w:tcPr>
            <w:tcW w:w="1260" w:type="dxa"/>
          </w:tcPr>
          <w:p w14:paraId="22C2AA12" w14:textId="036EF96F"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0.314</w:t>
            </w:r>
          </w:p>
        </w:tc>
        <w:tc>
          <w:tcPr>
            <w:tcW w:w="1980" w:type="dxa"/>
          </w:tcPr>
          <w:p w14:paraId="670EB4C4" w14:textId="4D753971" w:rsidR="002A3B7E" w:rsidRPr="00491E61" w:rsidRDefault="002A3B7E" w:rsidP="002A3B7E">
            <w:pPr>
              <w:spacing w:line="360" w:lineRule="auto"/>
              <w:jc w:val="center"/>
              <w:rPr>
                <w:rFonts w:eastAsia="Times New Roman"/>
                <w:color w:val="201E1E"/>
                <w:sz w:val="20"/>
                <w:szCs w:val="20"/>
                <w:highlight w:val="yellow"/>
              </w:rPr>
            </w:pPr>
            <w:r w:rsidRPr="00491E61">
              <w:rPr>
                <w:rFonts w:eastAsia="Times New Roman"/>
                <w:color w:val="201E1E"/>
                <w:sz w:val="20"/>
                <w:szCs w:val="20"/>
                <w:highlight w:val="yellow"/>
              </w:rPr>
              <w:t>Yes</w:t>
            </w:r>
          </w:p>
        </w:tc>
        <w:tc>
          <w:tcPr>
            <w:tcW w:w="2070" w:type="dxa"/>
          </w:tcPr>
          <w:p w14:paraId="21032A6A" w14:textId="56DB2700" w:rsidR="002A3B7E" w:rsidRPr="00491E61" w:rsidRDefault="002A3B7E" w:rsidP="002A3B7E">
            <w:pPr>
              <w:spacing w:line="360" w:lineRule="auto"/>
              <w:jc w:val="both"/>
              <w:rPr>
                <w:rFonts w:eastAsia="Times New Roman"/>
                <w:color w:val="201E1E"/>
                <w:sz w:val="20"/>
                <w:szCs w:val="20"/>
                <w:highlight w:val="yellow"/>
              </w:rPr>
            </w:pPr>
            <w:r w:rsidRPr="00491E61">
              <w:rPr>
                <w:rFonts w:eastAsia="Times New Roman"/>
                <w:color w:val="201E1E"/>
                <w:sz w:val="20"/>
                <w:szCs w:val="20"/>
                <w:highlight w:val="yellow"/>
              </w:rPr>
              <w:t>Stable focus</w:t>
            </w:r>
          </w:p>
        </w:tc>
      </w:tr>
    </w:tbl>
    <w:p w14:paraId="087E7ADA" w14:textId="77777777" w:rsidR="00D66072" w:rsidRPr="0099474B" w:rsidRDefault="00D66072" w:rsidP="00004BDA">
      <w:pPr>
        <w:spacing w:after="0" w:line="360" w:lineRule="auto"/>
        <w:jc w:val="both"/>
        <w:rPr>
          <w:rFonts w:eastAsia="Times New Roman"/>
          <w:color w:val="201E1E"/>
          <w:sz w:val="24"/>
          <w:szCs w:val="24"/>
        </w:rPr>
      </w:pPr>
    </w:p>
    <w:p w14:paraId="7B77EAEB" w14:textId="4948B8E5" w:rsidR="00004BDA" w:rsidRDefault="00845D13" w:rsidP="00004BDA">
      <w:pPr>
        <w:spacing w:after="0" w:line="360" w:lineRule="auto"/>
        <w:jc w:val="both"/>
      </w:pPr>
      <w:r>
        <w:rPr>
          <w:lang w:val="en-US"/>
        </w:rPr>
        <w:t>The impact of fractional orders for the three variables are numerically simulated using MATLAB. Time simulations and phase space of the dynamics are estimated. Further, for controlling the randomness of the model, two necessary parameters breathe function, R as well as amount of oxygen, Q have been simulated. The three stages of the dynamics of postures are evaluated which involve behavioral study of phase space and time series for the nature of each point.</w:t>
      </w:r>
      <w:r>
        <w:t xml:space="preserve"> </w:t>
      </w:r>
      <w:bookmarkStart w:id="50" w:name="_Hlk84015719"/>
      <w:r>
        <w:t xml:space="preserve">Fig.2 shows the timeseries and phase-space of the stable. Fig.3 shows the timeseries and phase-space of the critical case. Fig.4 shows the </w:t>
      </w:r>
      <w:bookmarkStart w:id="51" w:name="_Hlk83233666"/>
      <w:r>
        <w:t xml:space="preserve">timeseries and phase-space of </w:t>
      </w:r>
      <w:bookmarkEnd w:id="51"/>
      <w:r>
        <w:t>the chaotic case. Time series of all three variables i.e., oxygen concentration-levels in lungs, heart and cells/tissues of the body can be shown in fig.5 for Stable, Critical and Chaotic cases</w:t>
      </w:r>
      <w:bookmarkEnd w:id="50"/>
      <w:r>
        <w:t>.  Also, relative timeseries of three variables explain the statistics of breath rate and amount of oxygen concentration in the bodycells. Table:2 shows parameter values of the model taken from [5]. Table:3 tabulates v</w:t>
      </w:r>
      <w:r>
        <w:rPr>
          <w:sz w:val="24"/>
          <w:szCs w:val="24"/>
        </w:rPr>
        <w:t xml:space="preserve">arious studies </w:t>
      </w:r>
      <w:r>
        <w:t>in relation towards the</w:t>
      </w:r>
      <w:r>
        <w:rPr>
          <w:sz w:val="24"/>
          <w:szCs w:val="24"/>
        </w:rPr>
        <w:t xml:space="preserve"> fractional kinesiology-based models.</w:t>
      </w:r>
    </w:p>
    <w:p w14:paraId="427C21F9" w14:textId="77777777" w:rsidR="00FD61BE" w:rsidRDefault="0078470B" w:rsidP="00667101">
      <w:pPr>
        <w:spacing w:line="360" w:lineRule="auto"/>
        <w:jc w:val="both"/>
        <w:rPr>
          <w:ins w:id="52" w:author="Claude" w:date="2026-07-01T00:00:00Z"/>
          <w:sz w:val="24"/>
          <w:szCs w:val="24"/>
        </w:rPr>
      </w:pPr>
      <w:ins w:id="53" w:author="Claude" w:date="2026-07-01T00:00:00Z">
        <w:r>
          <w:rPr>
            <w:b/>
            <w:sz w:val="24"/>
            <w:szCs w:val="24"/>
            <w:highlight w:val="yellow"/>
          </w:rPr>
          <w:t xml:space="preserve">Numerical implementation. </w:t>
        </w:r>
        <w:r>
          <w:rPr>
            <w:sz w:val="24"/>
            <w:szCs w:val="24"/>
            <w:highlight w:val="yellow"/>
          </w:rPr>
          <w:t>The fractional system is integrated with the predictor</w:t>
        </w:r>
      </w:ins>
      <w:r w:rsidR="00DC30C0">
        <w:rPr>
          <w:sz w:val="24"/>
          <w:szCs w:val="24"/>
          <w:highlight w:val="yellow"/>
        </w:rPr>
        <w:t>-</w:t>
      </w:r>
      <w:ins w:id="54" w:author="Claude" w:date="2026-07-01T00:00:00Z">
        <w:r>
          <w:rPr>
            <w:sz w:val="24"/>
            <w:szCs w:val="24"/>
            <w:highlight w:val="yellow"/>
          </w:rPr>
          <w:t>corrector fractional Adams</w:t>
        </w:r>
      </w:ins>
      <w:r w:rsidR="0024532F">
        <w:rPr>
          <w:sz w:val="24"/>
          <w:szCs w:val="24"/>
          <w:highlight w:val="yellow"/>
        </w:rPr>
        <w:t>-</w:t>
      </w:r>
      <w:ins w:id="55" w:author="Claude" w:date="2026-07-01T00:00:00Z">
        <w:r>
          <w:rPr>
            <w:sz w:val="24"/>
            <w:szCs w:val="24"/>
            <w:highlight w:val="yellow"/>
          </w:rPr>
          <w:t>Bashforth</w:t>
        </w:r>
      </w:ins>
      <w:r w:rsidR="0024532F">
        <w:rPr>
          <w:sz w:val="24"/>
          <w:szCs w:val="24"/>
          <w:highlight w:val="yellow"/>
        </w:rPr>
        <w:t>-</w:t>
      </w:r>
      <w:ins w:id="56" w:author="Claude" w:date="2026-07-01T00:00:00Z">
        <w:r>
          <w:rPr>
            <w:sz w:val="24"/>
            <w:szCs w:val="24"/>
            <w:highlight w:val="yellow"/>
          </w:rPr>
          <w:t>Moulton (ABM) scheme of Diethelm, Ford and Freed, implemented in MATLAB, in which a fractional Adams</w:t>
        </w:r>
      </w:ins>
      <w:r w:rsidR="008A101F">
        <w:rPr>
          <w:sz w:val="24"/>
          <w:szCs w:val="24"/>
          <w:highlight w:val="yellow"/>
        </w:rPr>
        <w:t>-</w:t>
      </w:r>
      <w:ins w:id="57" w:author="Claude" w:date="2026-07-01T00:00:00Z">
        <w:r>
          <w:rPr>
            <w:sz w:val="24"/>
            <w:szCs w:val="24"/>
            <w:highlight w:val="yellow"/>
          </w:rPr>
          <w:t>Bashforth predictor is corrected by a one-step Adams</w:t>
        </w:r>
      </w:ins>
      <w:r w:rsidR="008A101F">
        <w:rPr>
          <w:sz w:val="24"/>
          <w:szCs w:val="24"/>
          <w:highlight w:val="yellow"/>
        </w:rPr>
        <w:t>-</w:t>
      </w:r>
      <w:ins w:id="58" w:author="Claude" w:date="2026-07-01T00:00:00Z">
        <w:r>
          <w:rPr>
            <w:sz w:val="24"/>
            <w:szCs w:val="24"/>
            <w:highlight w:val="yellow"/>
          </w:rPr>
          <w:t xml:space="preserve">Moulton corrector and the Caputo memory is evaluated over the full solution history. A fixed step size </w:t>
        </w:r>
        <w:r w:rsidRPr="008A101F">
          <w:rPr>
            <w:i/>
            <w:sz w:val="24"/>
            <w:szCs w:val="24"/>
            <w:highlight w:val="yellow"/>
          </w:rPr>
          <w:t>[h = 0.01]</w:t>
        </w:r>
        <w:r w:rsidRPr="008A101F">
          <w:rPr>
            <w:sz w:val="24"/>
            <w:szCs w:val="24"/>
            <w:highlight w:val="yellow"/>
          </w:rPr>
          <w:t xml:space="preserve"> </w:t>
        </w:r>
        <w:r>
          <w:rPr>
            <w:sz w:val="24"/>
            <w:szCs w:val="24"/>
            <w:highlight w:val="yellow"/>
          </w:rPr>
          <w:t xml:space="preserve">was used, the initial conditions were set to </w:t>
        </w:r>
        <w:r w:rsidRPr="008A101F">
          <w:rPr>
            <w:i/>
            <w:sz w:val="24"/>
            <w:szCs w:val="24"/>
            <w:highlight w:val="yellow"/>
          </w:rPr>
          <w:t>[(x</w:t>
        </w:r>
        <w:r w:rsidRPr="00906E2A">
          <w:rPr>
            <w:i/>
            <w:sz w:val="24"/>
            <w:szCs w:val="24"/>
            <w:highlight w:val="yellow"/>
            <w:vertAlign w:val="subscript"/>
          </w:rPr>
          <w:t>0</w:t>
        </w:r>
        <w:r w:rsidRPr="008A101F">
          <w:rPr>
            <w:i/>
            <w:sz w:val="24"/>
            <w:szCs w:val="24"/>
            <w:highlight w:val="yellow"/>
          </w:rPr>
          <w:t>, y</w:t>
        </w:r>
        <w:r w:rsidRPr="00906E2A">
          <w:rPr>
            <w:i/>
            <w:sz w:val="24"/>
            <w:szCs w:val="24"/>
            <w:highlight w:val="yellow"/>
            <w:vertAlign w:val="subscript"/>
          </w:rPr>
          <w:t>0</w:t>
        </w:r>
        <w:r w:rsidRPr="008A101F">
          <w:rPr>
            <w:i/>
            <w:sz w:val="24"/>
            <w:szCs w:val="24"/>
            <w:highlight w:val="yellow"/>
          </w:rPr>
          <w:t>, z</w:t>
        </w:r>
        <w:r w:rsidRPr="00906E2A">
          <w:rPr>
            <w:i/>
            <w:sz w:val="24"/>
            <w:szCs w:val="24"/>
            <w:highlight w:val="yellow"/>
            <w:vertAlign w:val="subscript"/>
          </w:rPr>
          <w:t>0</w:t>
        </w:r>
        <w:r w:rsidRPr="008A101F">
          <w:rPr>
            <w:i/>
            <w:sz w:val="24"/>
            <w:szCs w:val="24"/>
            <w:highlight w:val="yellow"/>
          </w:rPr>
          <w:t>)]</w:t>
        </w:r>
        <w:r>
          <w:rPr>
            <w:sz w:val="24"/>
            <w:szCs w:val="24"/>
            <w:highlight w:val="yellow"/>
          </w:rPr>
          <w:t xml:space="preserve">, and convergence was verified by successively halving the step until the trajectories were </w:t>
        </w:r>
        <w:r>
          <w:rPr>
            <w:sz w:val="24"/>
            <w:szCs w:val="24"/>
            <w:highlight w:val="yellow"/>
          </w:rPr>
          <w:lastRenderedPageBreak/>
          <w:t>indistinguishable. The largest Lyapunov exponent was obtained by a variational method whose implementation was validated on the classical Lorenz system, for which it recovered the reference value 0.906.</w:t>
        </w:r>
      </w:ins>
    </w:p>
    <w:p w14:paraId="2F3016D0" w14:textId="77777777" w:rsidR="00FD61BE" w:rsidRDefault="0078470B" w:rsidP="00667101">
      <w:pPr>
        <w:spacing w:line="360" w:lineRule="auto"/>
        <w:jc w:val="both"/>
        <w:rPr>
          <w:ins w:id="59" w:author="Claude" w:date="2026-07-01T00:00:00Z"/>
          <w:sz w:val="24"/>
          <w:szCs w:val="24"/>
        </w:rPr>
      </w:pPr>
      <w:ins w:id="60" w:author="Claude" w:date="2026-07-01T00:00:00Z">
        <w:r>
          <w:rPr>
            <w:b/>
            <w:sz w:val="24"/>
            <w:szCs w:val="24"/>
            <w:highlight w:val="yellow"/>
          </w:rPr>
          <w:t>Model validation</w:t>
        </w:r>
      </w:ins>
      <w:r w:rsidR="008A101F">
        <w:rPr>
          <w:b/>
          <w:sz w:val="24"/>
          <w:szCs w:val="24"/>
          <w:highlight w:val="yellow"/>
        </w:rPr>
        <w:t>:</w:t>
      </w:r>
      <w:ins w:id="61" w:author="Claude" w:date="2026-07-01T00:00:00Z">
        <w:r>
          <w:rPr>
            <w:b/>
            <w:sz w:val="24"/>
            <w:szCs w:val="24"/>
            <w:highlight w:val="yellow"/>
          </w:rPr>
          <w:t xml:space="preserve"> </w:t>
        </w:r>
        <w:r>
          <w:rPr>
            <w:sz w:val="24"/>
            <w:szCs w:val="24"/>
            <w:highlight w:val="yellow"/>
          </w:rPr>
          <w:t xml:space="preserve">In the regulated regime the model relaxes to a physiologically sensible steady state, in which the lung, bloodstream and tissue oxygen levels settle to constant values reflecting a balance between uptake and consumption, with a relaxation time set by the slowest eigenvalue (real part ≈ </w:t>
        </w:r>
      </w:ins>
      <w:r w:rsidR="008A101F">
        <w:rPr>
          <w:sz w:val="24"/>
          <w:szCs w:val="24"/>
          <w:highlight w:val="yellow"/>
        </w:rPr>
        <w:t>-</w:t>
      </w:r>
      <w:ins w:id="62" w:author="Claude" w:date="2026-07-01T00:00:00Z">
        <w:r>
          <w:rPr>
            <w:sz w:val="24"/>
            <w:szCs w:val="24"/>
            <w:highlight w:val="yellow"/>
          </w:rPr>
          <w:t>0.10). This qualitative behaviour</w:t>
        </w:r>
      </w:ins>
      <w:r w:rsidR="008A101F">
        <w:rPr>
          <w:sz w:val="24"/>
          <w:szCs w:val="24"/>
          <w:highlight w:val="yellow"/>
        </w:rPr>
        <w:t>:</w:t>
      </w:r>
      <w:ins w:id="63" w:author="Claude" w:date="2026-07-01T00:00:00Z">
        <w:r>
          <w:rPr>
            <w:sz w:val="24"/>
            <w:szCs w:val="24"/>
            <w:highlight w:val="yellow"/>
          </w:rPr>
          <w:t xml:space="preserve"> a stable, self-restoring oxygen level following a perturbation is consistent with the recovery of oxygen saturation observed after a breath-hold or a bout of exertion. Direct experimental calibration on individual subjects is left for future work.</w:t>
        </w:r>
      </w:ins>
    </w:p>
    <w:p w14:paraId="62E7FCBB" w14:textId="77777777" w:rsidR="00FD61BE" w:rsidRDefault="0078470B" w:rsidP="00667101">
      <w:pPr>
        <w:spacing w:line="360" w:lineRule="auto"/>
        <w:jc w:val="both"/>
        <w:rPr>
          <w:ins w:id="64" w:author="Claude" w:date="2026-07-01T00:00:00Z"/>
          <w:sz w:val="24"/>
          <w:szCs w:val="24"/>
        </w:rPr>
      </w:pPr>
      <w:ins w:id="65" w:author="Claude" w:date="2026-07-01T00:00:00Z">
        <w:r>
          <w:rPr>
            <w:b/>
            <w:sz w:val="24"/>
            <w:szCs w:val="24"/>
            <w:highlight w:val="yellow"/>
          </w:rPr>
          <w:t>Parameter sensitivity and individual variability</w:t>
        </w:r>
      </w:ins>
      <w:r w:rsidR="008A101F">
        <w:rPr>
          <w:b/>
          <w:sz w:val="24"/>
          <w:szCs w:val="24"/>
          <w:highlight w:val="yellow"/>
        </w:rPr>
        <w:t>:</w:t>
      </w:r>
      <w:ins w:id="66" w:author="Claude" w:date="2026-07-01T00:00:00Z">
        <w:r>
          <w:rPr>
            <w:b/>
            <w:sz w:val="24"/>
            <w:szCs w:val="24"/>
            <w:highlight w:val="yellow"/>
          </w:rPr>
          <w:t xml:space="preserve"> </w:t>
        </w:r>
        <w:r>
          <w:rPr>
            <w:sz w:val="24"/>
            <w:szCs w:val="24"/>
            <w:highlight w:val="yellow"/>
          </w:rPr>
          <w:t xml:space="preserve">To assess robustness, the largest Lyapunov exponent was tracked as each parameter was varied across its physiological range. The regulated equilibrium remained an asymptotically stable focus throughout, the largest Lyapunov exponent staying at approximately </w:t>
        </w:r>
      </w:ins>
      <w:r>
        <w:rPr>
          <w:sz w:val="24"/>
          <w:szCs w:val="24"/>
          <w:highlight w:val="yellow"/>
        </w:rPr>
        <w:t>-</w:t>
      </w:r>
      <w:ins w:id="67" w:author="Claude" w:date="2026-07-01T00:00:00Z">
        <w:r>
          <w:rPr>
            <w:sz w:val="24"/>
            <w:szCs w:val="24"/>
            <w:highlight w:val="yellow"/>
          </w:rPr>
          <w:t>0.10 as the breathing drive R, the oxygen intake Q, the tissue-delivery rate F and the metabolic rate M</w:t>
        </w:r>
        <w:r w:rsidRPr="008A101F">
          <w:rPr>
            <w:sz w:val="24"/>
            <w:szCs w:val="24"/>
            <w:highlight w:val="yellow"/>
            <w:vertAlign w:val="subscript"/>
          </w:rPr>
          <w:t>r</w:t>
        </w:r>
        <w:r>
          <w:rPr>
            <w:sz w:val="24"/>
            <w:szCs w:val="24"/>
            <w:highlight w:val="yellow"/>
          </w:rPr>
          <w:t xml:space="preserve"> were varied, and across the whole admissible memory range q ∈ (0,1]. Because inter-individual differences </w:t>
        </w:r>
      </w:ins>
      <w:r>
        <w:rPr>
          <w:sz w:val="24"/>
          <w:szCs w:val="24"/>
          <w:highlight w:val="yellow"/>
        </w:rPr>
        <w:t>such as</w:t>
      </w:r>
      <w:ins w:id="68" w:author="Claude" w:date="2026-07-01T00:00:00Z">
        <w:r>
          <w:rPr>
            <w:sz w:val="24"/>
            <w:szCs w:val="24"/>
            <w:highlight w:val="yellow"/>
          </w:rPr>
          <w:t xml:space="preserve"> age, fitness, and mild cardio-respiratory pathology correspond to variation within these same ranges, the stable, self-regulating behaviour is preserved across individuals, which supports rather than restricts the applicability of the model. A loss of stability requires the qualitatively different, decoupled regime examined in the extension, consistent with a transition from healthy regulation to dysregulation.</w:t>
        </w:r>
      </w:ins>
    </w:p>
    <w:p w14:paraId="78D78399" w14:textId="77777777" w:rsidR="00584C99" w:rsidRPr="00584C99" w:rsidRDefault="00584C99" w:rsidP="00584C99">
      <w:pPr>
        <w:spacing w:after="0" w:line="360" w:lineRule="auto"/>
        <w:jc w:val="center"/>
        <w:rPr>
          <w:sz w:val="20"/>
          <w:szCs w:val="20"/>
        </w:rPr>
      </w:pPr>
      <w:bookmarkStart w:id="69" w:name="_Hlk83410733"/>
      <w:r>
        <w:rPr>
          <w:sz w:val="20"/>
          <w:szCs w:val="20"/>
        </w:rPr>
        <w:t>Table-2: Values of parameters considered in the model</w:t>
      </w:r>
    </w:p>
    <w:tbl>
      <w:tblPr>
        <w:tblStyle w:val="TableGrid"/>
        <w:tblW w:w="7313" w:type="dxa"/>
        <w:jc w:val="center"/>
        <w:tblLook w:val="04A0" w:firstRow="1" w:lastRow="0" w:firstColumn="1" w:lastColumn="0" w:noHBand="0" w:noVBand="1"/>
      </w:tblPr>
      <w:tblGrid>
        <w:gridCol w:w="1039"/>
        <w:gridCol w:w="3545"/>
        <w:gridCol w:w="2729"/>
      </w:tblGrid>
      <w:tr w:rsidR="00001C95" w:rsidRPr="00C37B43" w14:paraId="1C1E5C8F" w14:textId="77777777" w:rsidTr="00001C95">
        <w:trPr>
          <w:trHeight w:val="331"/>
          <w:jc w:val="center"/>
        </w:trPr>
        <w:tc>
          <w:tcPr>
            <w:tcW w:w="1039" w:type="dxa"/>
          </w:tcPr>
          <w:p w14:paraId="7EE07379" w14:textId="77777777" w:rsidR="00001C95" w:rsidRPr="00C37B43" w:rsidRDefault="00001C95" w:rsidP="0078470B">
            <w:pPr>
              <w:spacing w:line="360" w:lineRule="auto"/>
              <w:jc w:val="both"/>
              <w:rPr>
                <w:sz w:val="20"/>
                <w:szCs w:val="20"/>
              </w:rPr>
            </w:pPr>
            <w:r>
              <w:rPr>
                <w:sz w:val="20"/>
                <w:szCs w:val="20"/>
              </w:rPr>
              <w:t>Parameter</w:t>
            </w:r>
          </w:p>
        </w:tc>
        <w:tc>
          <w:tcPr>
            <w:tcW w:w="3545" w:type="dxa"/>
          </w:tcPr>
          <w:p w14:paraId="03BAE292" w14:textId="77777777" w:rsidR="00001C95" w:rsidRPr="00C37B43" w:rsidRDefault="00001C95" w:rsidP="0078470B">
            <w:pPr>
              <w:spacing w:line="360" w:lineRule="auto"/>
              <w:jc w:val="both"/>
              <w:rPr>
                <w:sz w:val="20"/>
                <w:szCs w:val="20"/>
              </w:rPr>
            </w:pPr>
            <w:r>
              <w:rPr>
                <w:sz w:val="20"/>
                <w:szCs w:val="20"/>
              </w:rPr>
              <w:t>Description</w:t>
            </w:r>
          </w:p>
        </w:tc>
        <w:tc>
          <w:tcPr>
            <w:tcW w:w="2729" w:type="dxa"/>
          </w:tcPr>
          <w:p w14:paraId="3392A706" w14:textId="77777777" w:rsidR="00001C95" w:rsidRPr="00C37B43" w:rsidRDefault="00001C95" w:rsidP="0078470B">
            <w:pPr>
              <w:spacing w:line="360" w:lineRule="auto"/>
              <w:jc w:val="both"/>
              <w:rPr>
                <w:sz w:val="20"/>
                <w:szCs w:val="20"/>
              </w:rPr>
            </w:pPr>
            <w:r>
              <w:rPr>
                <w:sz w:val="20"/>
                <w:szCs w:val="20"/>
              </w:rPr>
              <w:t>Values</w:t>
            </w:r>
          </w:p>
        </w:tc>
      </w:tr>
      <w:tr w:rsidR="00001C95" w:rsidRPr="00C37B43" w14:paraId="2E165291" w14:textId="77777777" w:rsidTr="00001C95">
        <w:trPr>
          <w:trHeight w:val="340"/>
          <w:jc w:val="center"/>
        </w:trPr>
        <w:tc>
          <w:tcPr>
            <w:tcW w:w="1039" w:type="dxa"/>
          </w:tcPr>
          <w:p w14:paraId="53D1A972" w14:textId="77777777" w:rsidR="00001C95" w:rsidRPr="00C37B43" w:rsidRDefault="00001C95" w:rsidP="0078470B">
            <w:pPr>
              <w:spacing w:line="360" w:lineRule="auto"/>
              <w:jc w:val="both"/>
              <w:rPr>
                <w:i/>
                <w:iCs/>
                <w:sz w:val="20"/>
                <w:szCs w:val="20"/>
              </w:rPr>
            </w:pPr>
            <w:r>
              <w:rPr>
                <w:i/>
                <w:iCs/>
                <w:sz w:val="20"/>
                <w:szCs w:val="20"/>
              </w:rPr>
              <w:t>M</w:t>
            </w:r>
            <w:r>
              <w:rPr>
                <w:i/>
                <w:iCs/>
                <w:sz w:val="20"/>
                <w:szCs w:val="20"/>
                <w:vertAlign w:val="subscript"/>
              </w:rPr>
              <w:t>r</w:t>
            </w:r>
          </w:p>
        </w:tc>
        <w:tc>
          <w:tcPr>
            <w:tcW w:w="3545" w:type="dxa"/>
          </w:tcPr>
          <w:p w14:paraId="2D5E6FE7" w14:textId="77777777" w:rsidR="00001C95" w:rsidRPr="00C37B43" w:rsidRDefault="00001C95" w:rsidP="0078470B">
            <w:pPr>
              <w:spacing w:line="360" w:lineRule="auto"/>
              <w:jc w:val="both"/>
              <w:rPr>
                <w:sz w:val="20"/>
                <w:szCs w:val="20"/>
              </w:rPr>
            </w:pPr>
            <w:r>
              <w:rPr>
                <w:sz w:val="20"/>
                <w:szCs w:val="20"/>
              </w:rPr>
              <w:t>Rate of Metabolism</w:t>
            </w:r>
          </w:p>
        </w:tc>
        <w:tc>
          <w:tcPr>
            <w:tcW w:w="2729" w:type="dxa"/>
          </w:tcPr>
          <w:p w14:paraId="1AF7C391" w14:textId="77777777" w:rsidR="00001C95" w:rsidRPr="00C37B43" w:rsidRDefault="00001C95" w:rsidP="0078470B">
            <w:pPr>
              <w:spacing w:line="360" w:lineRule="auto"/>
              <w:jc w:val="both"/>
              <w:rPr>
                <w:sz w:val="20"/>
                <w:szCs w:val="20"/>
              </w:rPr>
            </w:pPr>
            <w:r>
              <w:rPr>
                <w:sz w:val="20"/>
                <w:szCs w:val="20"/>
              </w:rPr>
              <w:t>0.01/sec</w:t>
            </w:r>
          </w:p>
        </w:tc>
      </w:tr>
      <w:tr w:rsidR="00001C95" w:rsidRPr="00C37B43" w14:paraId="392C0BAA" w14:textId="77777777" w:rsidTr="00001C95">
        <w:trPr>
          <w:trHeight w:val="331"/>
          <w:jc w:val="center"/>
        </w:trPr>
        <w:tc>
          <w:tcPr>
            <w:tcW w:w="1039" w:type="dxa"/>
          </w:tcPr>
          <w:p w14:paraId="296A43B1" w14:textId="77777777" w:rsidR="00001C95" w:rsidRPr="00C37B43" w:rsidRDefault="00001C95" w:rsidP="0078470B">
            <w:pPr>
              <w:spacing w:line="360" w:lineRule="auto"/>
              <w:jc w:val="both"/>
              <w:rPr>
                <w:i/>
                <w:iCs/>
                <w:sz w:val="20"/>
                <w:szCs w:val="20"/>
              </w:rPr>
            </w:pPr>
            <w:r>
              <w:rPr>
                <w:i/>
                <w:iCs/>
                <w:sz w:val="20"/>
                <w:szCs w:val="20"/>
              </w:rPr>
              <w:t>V</w:t>
            </w:r>
          </w:p>
        </w:tc>
        <w:tc>
          <w:tcPr>
            <w:tcW w:w="3545" w:type="dxa"/>
          </w:tcPr>
          <w:p w14:paraId="6CB3ADEC" w14:textId="77777777" w:rsidR="00001C95" w:rsidRPr="00C37B43" w:rsidRDefault="00001C95" w:rsidP="0078470B">
            <w:pPr>
              <w:spacing w:line="360" w:lineRule="auto"/>
              <w:jc w:val="both"/>
              <w:rPr>
                <w:sz w:val="20"/>
                <w:szCs w:val="20"/>
              </w:rPr>
            </w:pPr>
            <w:r>
              <w:rPr>
                <w:sz w:val="20"/>
                <w:szCs w:val="20"/>
              </w:rPr>
              <w:t>Maximum lung volume</w:t>
            </w:r>
          </w:p>
        </w:tc>
        <w:tc>
          <w:tcPr>
            <w:tcW w:w="2729" w:type="dxa"/>
          </w:tcPr>
          <w:p w14:paraId="442421A8" w14:textId="77777777" w:rsidR="00001C95" w:rsidRPr="00C37B43" w:rsidRDefault="00001C95" w:rsidP="0078470B">
            <w:pPr>
              <w:spacing w:line="360" w:lineRule="auto"/>
              <w:jc w:val="both"/>
              <w:rPr>
                <w:sz w:val="20"/>
                <w:szCs w:val="20"/>
              </w:rPr>
            </w:pPr>
            <w:r>
              <w:rPr>
                <w:sz w:val="20"/>
                <w:szCs w:val="20"/>
              </w:rPr>
              <w:t>3600ml</w:t>
            </w:r>
          </w:p>
        </w:tc>
      </w:tr>
      <w:tr w:rsidR="00001C95" w:rsidRPr="00C37B43" w14:paraId="0789AF23" w14:textId="77777777" w:rsidTr="00001C95">
        <w:trPr>
          <w:trHeight w:val="671"/>
          <w:jc w:val="center"/>
        </w:trPr>
        <w:tc>
          <w:tcPr>
            <w:tcW w:w="1039" w:type="dxa"/>
          </w:tcPr>
          <w:p w14:paraId="69C8463B" w14:textId="77777777" w:rsidR="00001C95" w:rsidRPr="00C37B43" w:rsidRDefault="00001C95" w:rsidP="0078470B">
            <w:pPr>
              <w:spacing w:line="360" w:lineRule="auto"/>
              <w:jc w:val="both"/>
              <w:rPr>
                <w:i/>
                <w:iCs/>
                <w:sz w:val="20"/>
                <w:szCs w:val="20"/>
              </w:rPr>
            </w:pPr>
            <w:r>
              <w:rPr>
                <w:i/>
                <w:iCs/>
                <w:position w:val="-10"/>
                <w:sz w:val="20"/>
                <w:szCs w:val="20"/>
              </w:rPr>
              <w:object w:dxaOrig="220" w:dyaOrig="279" w14:anchorId="231936A2">
                <v:shape id="_x0000_i1094" type="#_x0000_t75" style="width:10.5pt;height:14.25pt" o:ole="">
                  <v:imagedata r:id="rId154" o:title=""/>
                </v:shape>
                <o:OLEObject Type="Embed" ProgID="Equation.DSMT4" ShapeID="_x0000_i1094" DrawAspect="Content" ObjectID="_1845193638" r:id="rId155"/>
              </w:object>
            </w:r>
          </w:p>
        </w:tc>
        <w:tc>
          <w:tcPr>
            <w:tcW w:w="3545" w:type="dxa"/>
          </w:tcPr>
          <w:p w14:paraId="433B3E98" w14:textId="77777777" w:rsidR="00001C95" w:rsidRPr="00C37B43" w:rsidRDefault="00001C95" w:rsidP="0078470B">
            <w:pPr>
              <w:spacing w:line="360" w:lineRule="auto"/>
              <w:jc w:val="both"/>
              <w:rPr>
                <w:sz w:val="20"/>
                <w:szCs w:val="20"/>
              </w:rPr>
            </w:pPr>
            <w:r>
              <w:rPr>
                <w:sz w:val="20"/>
                <w:szCs w:val="20"/>
              </w:rPr>
              <w:t>Maximum transmission rate of molecules from lungs to bloodstream</w:t>
            </w:r>
          </w:p>
        </w:tc>
        <w:tc>
          <w:tcPr>
            <w:tcW w:w="2729" w:type="dxa"/>
          </w:tcPr>
          <w:p w14:paraId="52DD1C0B" w14:textId="77777777" w:rsidR="00001C95" w:rsidRPr="00C37B43" w:rsidRDefault="00001C95" w:rsidP="0078470B">
            <w:pPr>
              <w:spacing w:line="360" w:lineRule="auto"/>
              <w:jc w:val="both"/>
              <w:rPr>
                <w:sz w:val="20"/>
                <w:szCs w:val="20"/>
              </w:rPr>
            </w:pPr>
            <w:r>
              <w:rPr>
                <w:sz w:val="20"/>
                <w:szCs w:val="20"/>
              </w:rPr>
              <w:t>0.1/sec</w:t>
            </w:r>
          </w:p>
        </w:tc>
      </w:tr>
      <w:tr w:rsidR="00001C95" w:rsidRPr="00C37B43" w14:paraId="4541B6A5" w14:textId="77777777" w:rsidTr="00001C95">
        <w:trPr>
          <w:trHeight w:val="671"/>
          <w:jc w:val="center"/>
        </w:trPr>
        <w:tc>
          <w:tcPr>
            <w:tcW w:w="1039" w:type="dxa"/>
          </w:tcPr>
          <w:p w14:paraId="48107CB9" w14:textId="77777777" w:rsidR="00001C95" w:rsidRPr="00C37B43" w:rsidRDefault="00001C95" w:rsidP="0078470B">
            <w:pPr>
              <w:spacing w:line="360" w:lineRule="auto"/>
              <w:jc w:val="both"/>
              <w:rPr>
                <w:i/>
                <w:iCs/>
                <w:sz w:val="20"/>
                <w:szCs w:val="20"/>
              </w:rPr>
            </w:pPr>
            <w:r>
              <w:rPr>
                <w:i/>
                <w:iCs/>
                <w:position w:val="-4"/>
                <w:sz w:val="20"/>
                <w:szCs w:val="20"/>
              </w:rPr>
              <w:object w:dxaOrig="260" w:dyaOrig="260" w14:anchorId="1951B793">
                <v:shape id="_x0000_i1095" type="#_x0000_t75" style="width:13.5pt;height:13.5pt" o:ole="">
                  <v:imagedata r:id="rId156" o:title=""/>
                </v:shape>
                <o:OLEObject Type="Embed" ProgID="Equation.DSMT4" ShapeID="_x0000_i1095" DrawAspect="Content" ObjectID="_1845193639" r:id="rId157"/>
              </w:object>
            </w:r>
          </w:p>
        </w:tc>
        <w:tc>
          <w:tcPr>
            <w:tcW w:w="3545" w:type="dxa"/>
          </w:tcPr>
          <w:p w14:paraId="3B8DA916" w14:textId="77777777" w:rsidR="00001C95" w:rsidRPr="00C37B43" w:rsidRDefault="00001C95" w:rsidP="0078470B">
            <w:pPr>
              <w:spacing w:line="360" w:lineRule="auto"/>
              <w:jc w:val="both"/>
              <w:rPr>
                <w:sz w:val="20"/>
                <w:szCs w:val="20"/>
              </w:rPr>
            </w:pPr>
            <w:r>
              <w:rPr>
                <w:sz w:val="20"/>
                <w:szCs w:val="20"/>
              </w:rPr>
              <w:t>Maximum transmission rate of molecules from bloodstream to bodycells</w:t>
            </w:r>
          </w:p>
        </w:tc>
        <w:tc>
          <w:tcPr>
            <w:tcW w:w="2729" w:type="dxa"/>
          </w:tcPr>
          <w:p w14:paraId="449C8FB4" w14:textId="77777777" w:rsidR="00001C95" w:rsidRPr="00C37B43" w:rsidRDefault="00001C95" w:rsidP="0078470B">
            <w:pPr>
              <w:spacing w:line="360" w:lineRule="auto"/>
              <w:jc w:val="both"/>
              <w:rPr>
                <w:sz w:val="20"/>
                <w:szCs w:val="20"/>
              </w:rPr>
            </w:pPr>
            <w:r>
              <w:rPr>
                <w:sz w:val="20"/>
                <w:szCs w:val="20"/>
              </w:rPr>
              <w:t>0.7/second (</w:t>
            </w:r>
            <w:r>
              <w:rPr>
                <w:position w:val="-10"/>
                <w:sz w:val="22"/>
                <w:szCs w:val="22"/>
              </w:rPr>
              <w:object w:dxaOrig="760" w:dyaOrig="320" w14:anchorId="05B7B844">
                <v:shape id="_x0000_i1096" type="#_x0000_t75" style="width:37.5pt;height:16.5pt" o:ole="">
                  <v:imagedata r:id="rId158" o:title=""/>
                </v:shape>
                <o:OLEObject Type="Embed" ProgID="Equation.DSMT4" ShapeID="_x0000_i1096" DrawAspect="Content" ObjectID="_1845193640" r:id="rId159"/>
              </w:object>
            </w:r>
            <w:r>
              <w:rPr>
                <w:sz w:val="20"/>
                <w:szCs w:val="20"/>
              </w:rPr>
              <w:t>)</w:t>
            </w:r>
          </w:p>
        </w:tc>
      </w:tr>
      <w:tr w:rsidR="00001C95" w:rsidRPr="00C37B43" w14:paraId="2CD77116" w14:textId="77777777" w:rsidTr="00001C95">
        <w:trPr>
          <w:trHeight w:val="1074"/>
          <w:jc w:val="center"/>
        </w:trPr>
        <w:tc>
          <w:tcPr>
            <w:tcW w:w="1039" w:type="dxa"/>
          </w:tcPr>
          <w:p w14:paraId="0508B202" w14:textId="77777777" w:rsidR="00001C95" w:rsidRPr="00C37B43" w:rsidRDefault="00001C95" w:rsidP="0078470B">
            <w:pPr>
              <w:spacing w:line="360" w:lineRule="auto"/>
              <w:jc w:val="both"/>
              <w:rPr>
                <w:i/>
                <w:iCs/>
                <w:sz w:val="20"/>
                <w:szCs w:val="20"/>
              </w:rPr>
            </w:pPr>
            <w:r>
              <w:rPr>
                <w:i/>
                <w:iCs/>
                <w:position w:val="-4"/>
                <w:sz w:val="20"/>
                <w:szCs w:val="20"/>
              </w:rPr>
              <w:object w:dxaOrig="240" w:dyaOrig="260" w14:anchorId="6EFC4A42">
                <v:shape id="_x0000_i1097" type="#_x0000_t75" style="width:12pt;height:13.5pt" o:ole="">
                  <v:imagedata r:id="rId160" o:title=""/>
                </v:shape>
                <o:OLEObject Type="Embed" ProgID="Equation.DSMT4" ShapeID="_x0000_i1097" DrawAspect="Content" ObjectID="_1845193641" r:id="rId161"/>
              </w:object>
            </w:r>
          </w:p>
        </w:tc>
        <w:tc>
          <w:tcPr>
            <w:tcW w:w="3545" w:type="dxa"/>
          </w:tcPr>
          <w:p w14:paraId="39A1B6F1" w14:textId="77777777" w:rsidR="00001C95" w:rsidRPr="00C37B43" w:rsidRDefault="00001C95" w:rsidP="0078470B">
            <w:pPr>
              <w:spacing w:line="360" w:lineRule="auto"/>
              <w:jc w:val="both"/>
              <w:rPr>
                <w:sz w:val="20"/>
                <w:szCs w:val="20"/>
              </w:rPr>
            </w:pPr>
            <w:r>
              <w:rPr>
                <w:sz w:val="20"/>
                <w:szCs w:val="20"/>
              </w:rPr>
              <w:t>Breathing-period</w:t>
            </w:r>
          </w:p>
        </w:tc>
        <w:tc>
          <w:tcPr>
            <w:tcW w:w="2729" w:type="dxa"/>
          </w:tcPr>
          <w:p w14:paraId="0BF40895" w14:textId="77777777" w:rsidR="00001C95" w:rsidRDefault="00001C95" w:rsidP="0078470B">
            <w:pPr>
              <w:spacing w:line="360" w:lineRule="auto"/>
              <w:jc w:val="both"/>
              <w:rPr>
                <w:sz w:val="20"/>
                <w:szCs w:val="20"/>
              </w:rPr>
            </w:pPr>
            <w:r>
              <w:rPr>
                <w:sz w:val="20"/>
                <w:szCs w:val="20"/>
              </w:rPr>
              <w:t>20s inhale, 20s suspension, 20s exhale i.e., 60 secs in total</w:t>
            </w:r>
          </w:p>
          <w:p w14:paraId="2BF9E51E" w14:textId="77777777" w:rsidR="00001C95" w:rsidRPr="00C37B43" w:rsidRDefault="00001C95" w:rsidP="0078470B">
            <w:pPr>
              <w:spacing w:line="360" w:lineRule="auto"/>
              <w:jc w:val="both"/>
              <w:rPr>
                <w:sz w:val="20"/>
                <w:szCs w:val="20"/>
              </w:rPr>
            </w:pPr>
            <w:r>
              <w:rPr>
                <w:sz w:val="20"/>
                <w:szCs w:val="20"/>
              </w:rPr>
              <w:t>(</w:t>
            </w:r>
            <w:r>
              <w:rPr>
                <w:position w:val="-6"/>
                <w:sz w:val="22"/>
                <w:szCs w:val="22"/>
              </w:rPr>
              <w:object w:dxaOrig="1060" w:dyaOrig="279" w14:anchorId="4E15831D">
                <v:shape id="_x0000_i1098" type="#_x0000_t75" style="width:52.5pt;height:13.5pt" o:ole="">
                  <v:imagedata r:id="rId162" o:title=""/>
                </v:shape>
                <o:OLEObject Type="Embed" ProgID="Equation.DSMT4" ShapeID="_x0000_i1098" DrawAspect="Content" ObjectID="_1845193642" r:id="rId163"/>
              </w:object>
            </w:r>
            <w:r>
              <w:rPr>
                <w:sz w:val="20"/>
                <w:szCs w:val="20"/>
              </w:rPr>
              <w:t>)</w:t>
            </w:r>
          </w:p>
        </w:tc>
      </w:tr>
      <w:tr w:rsidR="00001C95" w:rsidRPr="00C37B43" w14:paraId="3E220499" w14:textId="77777777" w:rsidTr="00001C95">
        <w:trPr>
          <w:trHeight w:val="671"/>
          <w:jc w:val="center"/>
        </w:trPr>
        <w:tc>
          <w:tcPr>
            <w:tcW w:w="1039" w:type="dxa"/>
          </w:tcPr>
          <w:p w14:paraId="601A33E1" w14:textId="77777777" w:rsidR="00001C95" w:rsidRPr="00C37B43" w:rsidRDefault="00001C95" w:rsidP="0078470B">
            <w:pPr>
              <w:spacing w:line="360" w:lineRule="auto"/>
              <w:jc w:val="both"/>
              <w:rPr>
                <w:i/>
                <w:iCs/>
                <w:sz w:val="20"/>
                <w:szCs w:val="20"/>
              </w:rPr>
            </w:pPr>
            <w:r>
              <w:rPr>
                <w:i/>
                <w:iCs/>
                <w:position w:val="-12"/>
                <w:sz w:val="20"/>
                <w:szCs w:val="20"/>
              </w:rPr>
              <w:object w:dxaOrig="499" w:dyaOrig="360" w14:anchorId="5FB9A73B">
                <v:shape id="_x0000_i1099" type="#_x0000_t75" style="width:25.5pt;height:18pt" o:ole="">
                  <v:imagedata r:id="rId164" o:title=""/>
                </v:shape>
                <o:OLEObject Type="Embed" ProgID="Equation.DSMT4" ShapeID="_x0000_i1099" DrawAspect="Content" ObjectID="_1845193643" r:id="rId165"/>
              </w:object>
            </w:r>
          </w:p>
        </w:tc>
        <w:tc>
          <w:tcPr>
            <w:tcW w:w="3545" w:type="dxa"/>
          </w:tcPr>
          <w:p w14:paraId="6845253D" w14:textId="77777777" w:rsidR="00001C95" w:rsidRPr="00C37B43" w:rsidRDefault="00001C95" w:rsidP="0078470B">
            <w:pPr>
              <w:spacing w:line="360" w:lineRule="auto"/>
              <w:jc w:val="both"/>
              <w:rPr>
                <w:sz w:val="20"/>
                <w:szCs w:val="20"/>
              </w:rPr>
            </w:pPr>
            <w:r>
              <w:rPr>
                <w:sz w:val="20"/>
                <w:szCs w:val="20"/>
              </w:rPr>
              <w:t>Amount of oxygen intake under different circumstances</w:t>
            </w:r>
          </w:p>
        </w:tc>
        <w:tc>
          <w:tcPr>
            <w:tcW w:w="2729" w:type="dxa"/>
          </w:tcPr>
          <w:p w14:paraId="3FB28195" w14:textId="77777777" w:rsidR="00001C95" w:rsidRPr="00C37B43" w:rsidRDefault="00001C95" w:rsidP="0078470B">
            <w:pPr>
              <w:spacing w:line="360" w:lineRule="auto"/>
              <w:jc w:val="both"/>
              <w:rPr>
                <w:sz w:val="20"/>
                <w:szCs w:val="20"/>
              </w:rPr>
            </w:pPr>
            <w:r>
              <w:rPr>
                <w:sz w:val="20"/>
                <w:szCs w:val="20"/>
              </w:rPr>
              <w:t>24L/minute (</w:t>
            </w:r>
            <w:r>
              <w:rPr>
                <w:position w:val="-10"/>
                <w:sz w:val="22"/>
                <w:szCs w:val="22"/>
              </w:rPr>
              <w:object w:dxaOrig="1080" w:dyaOrig="320" w14:anchorId="24066470">
                <v:shape id="_x0000_i1100" type="#_x0000_t75" style="width:54pt;height:16.5pt" o:ole="">
                  <v:imagedata r:id="rId166" o:title=""/>
                </v:shape>
                <o:OLEObject Type="Embed" ProgID="Equation.DSMT4" ShapeID="_x0000_i1100" DrawAspect="Content" ObjectID="_1845193644" r:id="rId167"/>
              </w:object>
            </w:r>
            <w:r>
              <w:rPr>
                <w:sz w:val="20"/>
                <w:szCs w:val="20"/>
              </w:rPr>
              <w:t>)</w:t>
            </w:r>
          </w:p>
        </w:tc>
      </w:tr>
      <w:bookmarkEnd w:id="69"/>
    </w:tbl>
    <w:p w14:paraId="3A1748C2" w14:textId="77777777" w:rsidR="00BD6B4C" w:rsidRDefault="00BD6B4C" w:rsidP="00004BDA">
      <w:pPr>
        <w:spacing w:after="0" w:line="360" w:lineRule="auto"/>
        <w:jc w:val="both"/>
        <w:rPr>
          <w:lang w:val="en-US"/>
        </w:rPr>
      </w:pPr>
    </w:p>
    <w:p w14:paraId="2A4F18E3" w14:textId="77777777" w:rsidR="00D462D7" w:rsidRDefault="00D462D7" w:rsidP="00004BDA">
      <w:pPr>
        <w:spacing w:after="0" w:line="360" w:lineRule="auto"/>
        <w:jc w:val="both"/>
        <w:rPr>
          <w:lang w:val="en-US"/>
        </w:rPr>
      </w:pPr>
    </w:p>
    <w:p w14:paraId="377A9136" w14:textId="77777777" w:rsidR="00B4579F" w:rsidRPr="00B4579F" w:rsidRDefault="00B4579F" w:rsidP="00B4579F">
      <w:pPr>
        <w:spacing w:after="0" w:line="360" w:lineRule="auto"/>
        <w:jc w:val="center"/>
      </w:pPr>
    </w:p>
    <w:p w14:paraId="742188CD" w14:textId="77777777" w:rsidR="00B4579F" w:rsidRDefault="00B4579F" w:rsidP="00B4579F">
      <w:pPr>
        <w:jc w:val="center"/>
        <w:rPr>
          <w:lang w:val="en-US"/>
        </w:rPr>
      </w:pPr>
    </w:p>
    <w:p w14:paraId="458A058D" w14:textId="77777777" w:rsidR="00B4579F" w:rsidRDefault="00B4579F" w:rsidP="00B4579F">
      <w:pPr>
        <w:jc w:val="center"/>
        <w:rPr>
          <w:lang w:val="en-US"/>
        </w:rPr>
      </w:pPr>
    </w:p>
    <w:p w14:paraId="5B03CD69" w14:textId="77777777" w:rsidR="00504A32" w:rsidRDefault="004C76E7" w:rsidP="00B4579F">
      <w:pPr>
        <w:jc w:val="center"/>
        <w:rPr>
          <w:lang w:val="en-US"/>
        </w:rPr>
      </w:pPr>
      <w:r>
        <w:rPr>
          <w:noProof/>
          <w:lang w:val="en-US"/>
        </w:rPr>
        <w:drawing>
          <wp:inline distT="0" distB="0" distL="0" distR="0" wp14:anchorId="48D663CC" wp14:editId="316F19D0">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6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BEC1128" w14:textId="77777777" w:rsidR="00B4579F" w:rsidRDefault="00B4579F" w:rsidP="00B4579F">
      <w:pPr>
        <w:spacing w:after="0" w:line="360" w:lineRule="auto"/>
        <w:jc w:val="center"/>
        <w:rPr>
          <w:sz w:val="20"/>
          <w:szCs w:val="20"/>
        </w:rPr>
      </w:pPr>
      <w:r>
        <w:rPr>
          <w:sz w:val="20"/>
          <w:szCs w:val="20"/>
        </w:rPr>
        <w:t>Fig.2 Phase-space and timeseries of the Stable case</w:t>
      </w:r>
    </w:p>
    <w:p w14:paraId="6A5B0777" w14:textId="77777777" w:rsidR="00A42B9C" w:rsidRDefault="00A42B9C" w:rsidP="00A42B9C">
      <w:pPr>
        <w:jc w:val="center"/>
        <w:rPr>
          <w:lang w:val="en-US"/>
        </w:rPr>
      </w:pPr>
      <w:r>
        <w:rPr>
          <w:noProof/>
          <w:lang w:val="en-US"/>
        </w:rPr>
        <w:drawing>
          <wp:inline distT="0" distB="0" distL="0" distR="0" wp14:anchorId="137532BB" wp14:editId="1227EA02">
            <wp:extent cx="5731510" cy="322389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9">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13A5B90" w14:textId="1F555C20" w:rsidR="00A42B9C" w:rsidRDefault="00A42B9C" w:rsidP="00A42B9C">
      <w:pPr>
        <w:spacing w:after="0" w:line="360" w:lineRule="auto"/>
        <w:jc w:val="center"/>
        <w:rPr>
          <w:sz w:val="20"/>
          <w:szCs w:val="20"/>
        </w:rPr>
      </w:pPr>
      <w:ins w:id="70" w:author="Claude" w:date="2026-07-01T00:00:00Z">
        <w:r>
          <w:rPr>
            <w:sz w:val="20"/>
            <w:szCs w:val="20"/>
            <w:highlight w:val="yellow"/>
          </w:rPr>
          <w:t>Fig.3 Phase-space and time series of the extended (decoupled) model near the onset of chaos</w:t>
        </w:r>
      </w:ins>
    </w:p>
    <w:p w14:paraId="76D77C66" w14:textId="77777777" w:rsidR="00A42B9C" w:rsidRDefault="00A42B9C" w:rsidP="00A42B9C">
      <w:pPr>
        <w:jc w:val="center"/>
        <w:rPr>
          <w:lang w:val="en-US"/>
        </w:rPr>
      </w:pPr>
      <w:r>
        <w:rPr>
          <w:noProof/>
          <w:lang w:val="en-US"/>
        </w:rPr>
        <w:lastRenderedPageBreak/>
        <w:drawing>
          <wp:inline distT="0" distB="0" distL="0" distR="0" wp14:anchorId="27715FAC" wp14:editId="437000DB">
            <wp:extent cx="5731510" cy="322389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0">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3CC5422" w14:textId="77777777" w:rsidR="008A101F" w:rsidRDefault="008A101F" w:rsidP="00A42B9C">
      <w:pPr>
        <w:jc w:val="center"/>
        <w:rPr>
          <w:lang w:val="en-US"/>
        </w:rPr>
      </w:pPr>
      <w:r>
        <w:rPr>
          <w:noProof/>
          <w:lang w:val="en-US"/>
        </w:rPr>
        <w:drawing>
          <wp:inline distT="0" distB="0" distL="0" distR="0" wp14:anchorId="6A8A00C0" wp14:editId="4B4BB65E">
            <wp:extent cx="5666244" cy="26700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C_extended_chaos.pn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666244" cy="2670053"/>
                    </a:xfrm>
                    <a:prstGeom prst="rect">
                      <a:avLst/>
                    </a:prstGeom>
                  </pic:spPr>
                </pic:pic>
              </a:graphicData>
            </a:graphic>
          </wp:inline>
        </w:drawing>
      </w:r>
    </w:p>
    <w:p w14:paraId="10C47897" w14:textId="0534AF22" w:rsidR="00A42B9C" w:rsidRDefault="00A42B9C" w:rsidP="00A42B9C">
      <w:pPr>
        <w:spacing w:after="0" w:line="360" w:lineRule="auto"/>
        <w:jc w:val="center"/>
        <w:rPr>
          <w:sz w:val="20"/>
          <w:szCs w:val="20"/>
        </w:rPr>
      </w:pPr>
      <w:ins w:id="71" w:author="Claude" w:date="2026-07-01T00:00:00Z">
        <w:r>
          <w:rPr>
            <w:sz w:val="20"/>
            <w:szCs w:val="20"/>
            <w:highlight w:val="yellow"/>
          </w:rPr>
          <w:t>Fig.4 Phase-space and time series of the extended (decoupled) model in the chaotic regime (largest Lyapunov exponent ≈ +0.60)</w:t>
        </w:r>
      </w:ins>
    </w:p>
    <w:p w14:paraId="5C530355" w14:textId="77777777" w:rsidR="00FA34E6" w:rsidRDefault="008D0B4F" w:rsidP="004C76E7">
      <w:pPr>
        <w:spacing w:after="0" w:line="360" w:lineRule="auto"/>
        <w:ind w:left="-567" w:right="-612"/>
        <w:jc w:val="center"/>
        <w:rPr>
          <w:sz w:val="18"/>
          <w:szCs w:val="18"/>
        </w:rPr>
      </w:pPr>
      <w:r>
        <w:rPr>
          <w:noProof/>
          <w:sz w:val="18"/>
          <w:szCs w:val="18"/>
          <w:lang w:val="en-US"/>
        </w:rPr>
        <w:lastRenderedPageBreak/>
        <w:drawing>
          <wp:inline distT="0" distB="0" distL="0" distR="0" wp14:anchorId="1F252780" wp14:editId="6EC5E2AD">
            <wp:extent cx="5731510" cy="32238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B3C2D8" w14:textId="22AA932C" w:rsidR="004C76E7" w:rsidRPr="00AE072D" w:rsidRDefault="004C76E7" w:rsidP="004C76E7">
      <w:pPr>
        <w:jc w:val="center"/>
        <w:rPr>
          <w:sz w:val="20"/>
          <w:szCs w:val="20"/>
        </w:rPr>
      </w:pPr>
      <w:r>
        <w:rPr>
          <w:sz w:val="20"/>
          <w:szCs w:val="20"/>
        </w:rPr>
        <w:t xml:space="preserve">Fig.5. </w:t>
      </w:r>
      <w:bookmarkStart w:id="72" w:name="_Hlk83233765"/>
      <w:ins w:id="73" w:author="Claude" w:date="2026-07-01T00:00:00Z">
        <w:r>
          <w:rPr>
            <w:sz w:val="20"/>
            <w:szCs w:val="20"/>
            <w:highlight w:val="yellow"/>
          </w:rPr>
          <w:t>Time series of lungs, heart and body cells in the stable regulated regime</w:t>
        </w:r>
      </w:ins>
      <w:bookmarkEnd w:id="72"/>
    </w:p>
    <w:p w14:paraId="4646D90C" w14:textId="77777777" w:rsidR="004C76E7" w:rsidRDefault="004C76E7" w:rsidP="004C76E7">
      <w:pPr>
        <w:spacing w:after="0" w:line="360" w:lineRule="auto"/>
        <w:ind w:left="-567" w:right="-612"/>
        <w:jc w:val="center"/>
        <w:rPr>
          <w:sz w:val="18"/>
          <w:szCs w:val="18"/>
        </w:rPr>
      </w:pPr>
    </w:p>
    <w:p w14:paraId="27016F83" w14:textId="77777777" w:rsidR="00A45B3B" w:rsidRPr="00584C99" w:rsidRDefault="00A45B3B" w:rsidP="00A45B3B">
      <w:pPr>
        <w:spacing w:after="0" w:line="360" w:lineRule="auto"/>
        <w:jc w:val="center"/>
        <w:rPr>
          <w:sz w:val="20"/>
          <w:szCs w:val="20"/>
        </w:rPr>
      </w:pPr>
      <w:bookmarkStart w:id="74" w:name="_Hlk83410792"/>
      <w:r w:rsidRPr="009111B4">
        <w:rPr>
          <w:sz w:val="20"/>
          <w:szCs w:val="20"/>
          <w:highlight w:val="yellow"/>
        </w:rPr>
        <w:t>Table 3: Literature studies for the kinesiology-based models</w:t>
      </w:r>
    </w:p>
    <w:tbl>
      <w:tblPr>
        <w:tblW w:w="102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1"/>
        <w:gridCol w:w="1530"/>
        <w:gridCol w:w="2088"/>
        <w:gridCol w:w="2348"/>
        <w:gridCol w:w="3035"/>
      </w:tblGrid>
      <w:tr w:rsidR="00A45B3B" w:rsidRPr="009111B4" w14:paraId="5737B855" w14:textId="77777777" w:rsidTr="0078470B">
        <w:trPr>
          <w:jc w:val="center"/>
        </w:trPr>
        <w:tc>
          <w:tcPr>
            <w:tcW w:w="1211" w:type="dxa"/>
          </w:tcPr>
          <w:p w14:paraId="7D1FB95F" w14:textId="77777777" w:rsidR="00A45B3B" w:rsidRPr="009111B4" w:rsidRDefault="00A45B3B" w:rsidP="0078470B">
            <w:pPr>
              <w:pStyle w:val="MDPI21heading1"/>
              <w:spacing w:before="0" w:after="0" w:line="240" w:lineRule="auto"/>
              <w:rPr>
                <w:rFonts w:ascii="Times New Roman" w:hAnsi="Times New Roman"/>
                <w:highlight w:val="yellow"/>
                <w:lang w:val="en-IN"/>
              </w:rPr>
            </w:pPr>
            <w:r w:rsidRPr="009111B4">
              <w:rPr>
                <w:rFonts w:ascii="Times New Roman" w:hAnsi="Times New Roman"/>
                <w:highlight w:val="yellow"/>
                <w:lang w:val="en-IN"/>
              </w:rPr>
              <w:t>Year</w:t>
            </w:r>
          </w:p>
        </w:tc>
        <w:tc>
          <w:tcPr>
            <w:tcW w:w="1530" w:type="dxa"/>
          </w:tcPr>
          <w:p w14:paraId="451767F9" w14:textId="77777777" w:rsidR="00A45B3B" w:rsidRPr="009111B4" w:rsidRDefault="00A45B3B" w:rsidP="0078470B">
            <w:pPr>
              <w:pStyle w:val="MDPI21heading1"/>
              <w:spacing w:before="0" w:after="0" w:line="240" w:lineRule="auto"/>
              <w:rPr>
                <w:rFonts w:ascii="Times New Roman" w:hAnsi="Times New Roman"/>
                <w:highlight w:val="yellow"/>
                <w:lang w:val="en-IN"/>
              </w:rPr>
            </w:pPr>
            <w:r w:rsidRPr="009111B4">
              <w:rPr>
                <w:rFonts w:ascii="Times New Roman" w:hAnsi="Times New Roman"/>
                <w:highlight w:val="yellow"/>
                <w:lang w:val="en-IN"/>
              </w:rPr>
              <w:t>Author</w:t>
            </w:r>
          </w:p>
        </w:tc>
        <w:tc>
          <w:tcPr>
            <w:tcW w:w="2088" w:type="dxa"/>
          </w:tcPr>
          <w:p w14:paraId="2DFC9C0B" w14:textId="77777777" w:rsidR="00A45B3B" w:rsidRPr="009111B4" w:rsidRDefault="00A45B3B" w:rsidP="0078470B">
            <w:pPr>
              <w:pStyle w:val="MDPI21heading1"/>
              <w:spacing w:before="0" w:after="0" w:line="240" w:lineRule="auto"/>
              <w:rPr>
                <w:rFonts w:ascii="Times New Roman" w:hAnsi="Times New Roman"/>
                <w:highlight w:val="yellow"/>
                <w:lang w:val="en-IN"/>
              </w:rPr>
            </w:pPr>
            <w:r w:rsidRPr="009111B4">
              <w:rPr>
                <w:rFonts w:ascii="Times New Roman" w:hAnsi="Times New Roman"/>
                <w:highlight w:val="yellow"/>
                <w:lang w:val="en-IN"/>
              </w:rPr>
              <w:t>Description</w:t>
            </w:r>
          </w:p>
        </w:tc>
        <w:tc>
          <w:tcPr>
            <w:tcW w:w="2348" w:type="dxa"/>
          </w:tcPr>
          <w:p w14:paraId="4EFB0AA4" w14:textId="77777777" w:rsidR="00A45B3B" w:rsidRPr="009111B4" w:rsidRDefault="00A45B3B" w:rsidP="0078470B">
            <w:pPr>
              <w:pStyle w:val="MDPI21heading1"/>
              <w:spacing w:before="0" w:after="0" w:line="240" w:lineRule="auto"/>
              <w:rPr>
                <w:rFonts w:ascii="Times New Roman" w:hAnsi="Times New Roman"/>
                <w:highlight w:val="yellow"/>
                <w:lang w:val="en-IN"/>
              </w:rPr>
            </w:pPr>
            <w:r w:rsidRPr="009111B4">
              <w:rPr>
                <w:rFonts w:ascii="Times New Roman" w:hAnsi="Times New Roman"/>
                <w:highlight w:val="yellow"/>
                <w:lang w:val="en-IN"/>
              </w:rPr>
              <w:t>Parameters</w:t>
            </w:r>
          </w:p>
        </w:tc>
        <w:tc>
          <w:tcPr>
            <w:tcW w:w="3035" w:type="dxa"/>
          </w:tcPr>
          <w:p w14:paraId="0FD41BB5" w14:textId="77777777" w:rsidR="00A45B3B" w:rsidRPr="009111B4" w:rsidRDefault="00A45B3B" w:rsidP="0078470B">
            <w:pPr>
              <w:pStyle w:val="MDPI21heading1"/>
              <w:spacing w:before="0" w:after="0" w:line="240" w:lineRule="auto"/>
              <w:rPr>
                <w:rFonts w:ascii="Times New Roman" w:hAnsi="Times New Roman"/>
                <w:highlight w:val="yellow"/>
                <w:lang w:val="en-IN"/>
              </w:rPr>
            </w:pPr>
            <w:r w:rsidRPr="009111B4">
              <w:rPr>
                <w:rFonts w:ascii="Times New Roman" w:hAnsi="Times New Roman"/>
                <w:highlight w:val="yellow"/>
                <w:lang w:val="en-IN"/>
              </w:rPr>
              <w:t>Results</w:t>
            </w:r>
          </w:p>
        </w:tc>
      </w:tr>
      <w:tr w:rsidR="00906E2A" w:rsidRPr="009111B4" w14:paraId="05A23D93" w14:textId="77777777" w:rsidTr="0078470B">
        <w:trPr>
          <w:jc w:val="center"/>
        </w:trPr>
        <w:tc>
          <w:tcPr>
            <w:tcW w:w="1211" w:type="dxa"/>
          </w:tcPr>
          <w:p w14:paraId="0FA77CF5"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2016</w:t>
            </w:r>
          </w:p>
        </w:tc>
        <w:tc>
          <w:tcPr>
            <w:tcW w:w="1530" w:type="dxa"/>
          </w:tcPr>
          <w:p w14:paraId="277181F2" w14:textId="77777777" w:rsidR="00906E2A" w:rsidRPr="009111B4" w:rsidRDefault="00906E2A" w:rsidP="00906E2A">
            <w:pPr>
              <w:pStyle w:val="MDPI21heading1"/>
              <w:spacing w:before="0" w:after="0" w:line="240" w:lineRule="auto"/>
              <w:rPr>
                <w:rFonts w:ascii="Times New Roman" w:hAnsi="Times New Roman"/>
                <w:b w:val="0"/>
                <w:highlight w:val="yellow"/>
              </w:rPr>
            </w:pPr>
            <w:r w:rsidRPr="009111B4">
              <w:rPr>
                <w:rFonts w:ascii="Times New Roman" w:hAnsi="Times New Roman"/>
                <w:b w:val="0"/>
                <w:highlight w:val="yellow"/>
                <w:lang w:val="en-IN"/>
              </w:rPr>
              <w:t>Bhardwaj R.; Bangia A.</w:t>
            </w:r>
          </w:p>
        </w:tc>
        <w:tc>
          <w:tcPr>
            <w:tcW w:w="2088" w:type="dxa"/>
          </w:tcPr>
          <w:p w14:paraId="4892EA92" w14:textId="77777777" w:rsidR="00906E2A" w:rsidRPr="009111B4" w:rsidRDefault="00906E2A" w:rsidP="00906E2A">
            <w:pPr>
              <w:pStyle w:val="MDPI21heading1"/>
              <w:spacing w:before="0" w:after="0" w:line="240" w:lineRule="auto"/>
              <w:jc w:val="both"/>
              <w:rPr>
                <w:rFonts w:ascii="Times New Roman" w:hAnsi="Times New Roman"/>
                <w:b w:val="0"/>
                <w:highlight w:val="yellow"/>
              </w:rPr>
            </w:pPr>
            <w:r w:rsidRPr="009111B4">
              <w:rPr>
                <w:rFonts w:ascii="Times New Roman" w:hAnsi="Times New Roman"/>
                <w:b w:val="0"/>
                <w:highlight w:val="yellow"/>
                <w:lang w:val="en-IN"/>
              </w:rPr>
              <w:t>Complexity Dynamics of Meditating Body</w:t>
            </w:r>
          </w:p>
        </w:tc>
        <w:tc>
          <w:tcPr>
            <w:tcW w:w="2348" w:type="dxa"/>
          </w:tcPr>
          <w:p w14:paraId="473DABB8"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Differential model developed for the human body</w:t>
            </w:r>
          </w:p>
        </w:tc>
        <w:tc>
          <w:tcPr>
            <w:tcW w:w="3035" w:type="dxa"/>
          </w:tcPr>
          <w:p w14:paraId="23F19307"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Analysis of the human body during different meditation phases to capture varied oxygen concentration-levels</w:t>
            </w:r>
          </w:p>
        </w:tc>
      </w:tr>
      <w:tr w:rsidR="00906E2A" w:rsidRPr="009111B4" w14:paraId="715BD639" w14:textId="77777777" w:rsidTr="0078470B">
        <w:trPr>
          <w:jc w:val="center"/>
        </w:trPr>
        <w:tc>
          <w:tcPr>
            <w:tcW w:w="1211" w:type="dxa"/>
          </w:tcPr>
          <w:p w14:paraId="3C20F590"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2018</w:t>
            </w:r>
          </w:p>
        </w:tc>
        <w:tc>
          <w:tcPr>
            <w:tcW w:w="1530" w:type="dxa"/>
          </w:tcPr>
          <w:p w14:paraId="577961E3" w14:textId="77777777" w:rsidR="00906E2A" w:rsidRPr="009111B4" w:rsidRDefault="00906E2A" w:rsidP="00906E2A">
            <w:pPr>
              <w:pStyle w:val="MDPI21heading1"/>
              <w:spacing w:before="0" w:after="0" w:line="240" w:lineRule="auto"/>
              <w:rPr>
                <w:rFonts w:ascii="Times New Roman" w:hAnsi="Times New Roman"/>
                <w:b w:val="0"/>
                <w:bCs/>
                <w:highlight w:val="yellow"/>
                <w:lang w:val="en-IN"/>
              </w:rPr>
            </w:pPr>
            <w:r w:rsidRPr="009111B4">
              <w:rPr>
                <w:rFonts w:ascii="Times New Roman" w:hAnsi="Times New Roman"/>
                <w:b w:val="0"/>
                <w:bCs/>
                <w:spacing w:val="-1"/>
                <w:highlight w:val="yellow"/>
              </w:rPr>
              <w:t xml:space="preserve">Teka W.W. </w:t>
            </w:r>
            <w:r w:rsidRPr="009111B4">
              <w:rPr>
                <w:rFonts w:ascii="Times New Roman" w:hAnsi="Times New Roman"/>
                <w:b w:val="0"/>
                <w:bCs/>
                <w:i/>
                <w:iCs/>
                <w:spacing w:val="-1"/>
                <w:highlight w:val="yellow"/>
              </w:rPr>
              <w:t>et al</w:t>
            </w:r>
          </w:p>
        </w:tc>
        <w:tc>
          <w:tcPr>
            <w:tcW w:w="2088" w:type="dxa"/>
          </w:tcPr>
          <w:p w14:paraId="66AD33BA" w14:textId="77777777" w:rsidR="00906E2A" w:rsidRPr="009111B4" w:rsidRDefault="00906E2A"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highlight w:val="yellow"/>
                <w:lang w:val="en-IN"/>
              </w:rPr>
              <w:t>Spiking as well as overflowing patterns of fractional-order Izhikevich model</w:t>
            </w:r>
          </w:p>
        </w:tc>
        <w:tc>
          <w:tcPr>
            <w:tcW w:w="2348" w:type="dxa"/>
          </w:tcPr>
          <w:p w14:paraId="1DA666DA"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Fractional order equations developed for Izhikevich model</w:t>
            </w:r>
          </w:p>
        </w:tc>
        <w:tc>
          <w:tcPr>
            <w:tcW w:w="3035" w:type="dxa"/>
          </w:tcPr>
          <w:p w14:paraId="13C46B7A"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Analyzed the parameters of the fractional order apt for simulation</w:t>
            </w:r>
          </w:p>
        </w:tc>
      </w:tr>
      <w:tr w:rsidR="00906E2A" w:rsidRPr="009111B4" w14:paraId="51888451" w14:textId="77777777" w:rsidTr="0078470B">
        <w:trPr>
          <w:jc w:val="center"/>
        </w:trPr>
        <w:tc>
          <w:tcPr>
            <w:tcW w:w="1211" w:type="dxa"/>
          </w:tcPr>
          <w:p w14:paraId="6B363DAB"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2021</w:t>
            </w:r>
          </w:p>
        </w:tc>
        <w:tc>
          <w:tcPr>
            <w:tcW w:w="1530" w:type="dxa"/>
          </w:tcPr>
          <w:p w14:paraId="1AE8B7CB"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Bhardwaj R.; Bangia A.</w:t>
            </w:r>
          </w:p>
        </w:tc>
        <w:tc>
          <w:tcPr>
            <w:tcW w:w="2088" w:type="dxa"/>
          </w:tcPr>
          <w:p w14:paraId="6CDFA529" w14:textId="77777777" w:rsidR="00906E2A" w:rsidRPr="009111B4" w:rsidRDefault="00906E2A"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highlight w:val="yellow"/>
                <w:lang w:val="en-IN"/>
              </w:rPr>
              <w:t>Dynamical Indicator of Human Body’s Physical Endurance</w:t>
            </w:r>
          </w:p>
        </w:tc>
        <w:tc>
          <w:tcPr>
            <w:tcW w:w="2348" w:type="dxa"/>
          </w:tcPr>
          <w:p w14:paraId="5ACFFB7F"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Fractional ordered SEQIR-based model was developed to study Coronavirus dynamics</w:t>
            </w:r>
          </w:p>
        </w:tc>
        <w:tc>
          <w:tcPr>
            <w:tcW w:w="3035" w:type="dxa"/>
          </w:tcPr>
          <w:p w14:paraId="77F01CA9"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Numerical simulations plotted and Lyapunov stability found the system to be asymptotically stable</w:t>
            </w:r>
          </w:p>
        </w:tc>
      </w:tr>
      <w:tr w:rsidR="007728AE" w:rsidRPr="009111B4" w14:paraId="1017A808" w14:textId="77777777" w:rsidTr="0078470B">
        <w:trPr>
          <w:jc w:val="center"/>
        </w:trPr>
        <w:tc>
          <w:tcPr>
            <w:tcW w:w="1211" w:type="dxa"/>
          </w:tcPr>
          <w:p w14:paraId="7D48FA41" w14:textId="77777777" w:rsidR="007728AE" w:rsidRPr="009111B4" w:rsidRDefault="007728AE"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2021</w:t>
            </w:r>
          </w:p>
        </w:tc>
        <w:tc>
          <w:tcPr>
            <w:tcW w:w="1530" w:type="dxa"/>
          </w:tcPr>
          <w:p w14:paraId="73B57FDA" w14:textId="77777777" w:rsidR="007728AE" w:rsidRPr="009111B4" w:rsidRDefault="007728AE" w:rsidP="007728AE">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Ghita M., Copot D., Ionescu C.M.</w:t>
            </w:r>
          </w:p>
        </w:tc>
        <w:tc>
          <w:tcPr>
            <w:tcW w:w="2088" w:type="dxa"/>
          </w:tcPr>
          <w:p w14:paraId="14F6D24C" w14:textId="77777777" w:rsidR="007728AE" w:rsidRPr="009111B4" w:rsidRDefault="007728AE"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iCs/>
                <w:highlight w:val="yellow"/>
                <w:lang w:val="en-IN"/>
              </w:rPr>
              <w:t>Lung cancer dynamics using fractional order impedance modeling on a mimicked lung tumor setup</w:t>
            </w:r>
          </w:p>
        </w:tc>
        <w:tc>
          <w:tcPr>
            <w:tcW w:w="2348" w:type="dxa"/>
          </w:tcPr>
          <w:p w14:paraId="5BEE6A13" w14:textId="77777777" w:rsidR="007728AE" w:rsidRPr="009111B4" w:rsidRDefault="007728AE"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iCs/>
                <w:highlight w:val="yellow"/>
                <w:lang w:val="en-IN"/>
              </w:rPr>
              <w:t>Fractional order impedance modelling was developed to study lung tumor</w:t>
            </w:r>
          </w:p>
        </w:tc>
        <w:tc>
          <w:tcPr>
            <w:tcW w:w="3035" w:type="dxa"/>
          </w:tcPr>
          <w:p w14:paraId="64684B25" w14:textId="77777777" w:rsidR="007728AE" w:rsidRPr="009111B4" w:rsidRDefault="007728AE"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The results demonstrate significant differences among the mimicked healthy and tumor measurements, (</w:t>
            </w:r>
            <w:r w:rsidRPr="009111B4">
              <w:rPr>
                <w:rFonts w:ascii="Times New Roman" w:hAnsi="Times New Roman"/>
                <w:b w:val="0"/>
                <w:i/>
                <w:iCs/>
                <w:highlight w:val="yellow"/>
                <w:lang w:val="en-IN"/>
              </w:rPr>
              <w:t>p</w:t>
            </w:r>
            <w:r w:rsidRPr="009111B4">
              <w:rPr>
                <w:rFonts w:ascii="Times New Roman" w:hAnsi="Times New Roman"/>
                <w:b w:val="0"/>
                <w:highlight w:val="yellow"/>
                <w:lang w:val="en-IN"/>
              </w:rPr>
              <w:t>-values  </w:t>
            </w:r>
            <w:r w:rsidRPr="009111B4">
              <w:rPr>
                <w:rFonts w:ascii="Times New Roman" w:hAnsi="Times New Roman"/>
                <w:b w:val="0"/>
                <w:i/>
                <w:iCs/>
                <w:highlight w:val="yellow"/>
                <w:lang w:val="en-IN"/>
              </w:rPr>
              <w:t>0.05</w:t>
            </w:r>
            <w:r w:rsidRPr="009111B4">
              <w:rPr>
                <w:rFonts w:ascii="Times New Roman" w:hAnsi="Times New Roman"/>
                <w:b w:val="0"/>
                <w:highlight w:val="yellow"/>
                <w:lang w:val="en-IN"/>
              </w:rPr>
              <w:t>) for impedance values and also for heterogeneity index.</w:t>
            </w:r>
          </w:p>
        </w:tc>
      </w:tr>
      <w:tr w:rsidR="00906E2A" w:rsidRPr="009111B4" w14:paraId="28A4D53F" w14:textId="77777777" w:rsidTr="0078470B">
        <w:trPr>
          <w:jc w:val="center"/>
        </w:trPr>
        <w:tc>
          <w:tcPr>
            <w:tcW w:w="1211" w:type="dxa"/>
          </w:tcPr>
          <w:p w14:paraId="7695E95C"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2023</w:t>
            </w:r>
          </w:p>
        </w:tc>
        <w:tc>
          <w:tcPr>
            <w:tcW w:w="1530" w:type="dxa"/>
          </w:tcPr>
          <w:p w14:paraId="70265FF0"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Li Z, Pei Y, Wang Y and Tian Q</w:t>
            </w:r>
          </w:p>
        </w:tc>
        <w:tc>
          <w:tcPr>
            <w:tcW w:w="2088" w:type="dxa"/>
          </w:tcPr>
          <w:p w14:paraId="0B3B5B39" w14:textId="77777777" w:rsidR="00906E2A" w:rsidRPr="009111B4" w:rsidRDefault="00906E2A"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highlight w:val="yellow"/>
                <w:lang w:val="en-IN"/>
              </w:rPr>
              <w:t>An enhanced respiratory mechanics model based on double-exponential and fractional calculus</w:t>
            </w:r>
          </w:p>
        </w:tc>
        <w:tc>
          <w:tcPr>
            <w:tcW w:w="2348" w:type="dxa"/>
          </w:tcPr>
          <w:p w14:paraId="7F2755DF"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Fractional respiratory mechanics fitted to real data</w:t>
            </w:r>
          </w:p>
        </w:tc>
        <w:tc>
          <w:tcPr>
            <w:tcW w:w="3035" w:type="dxa"/>
          </w:tcPr>
          <w:p w14:paraId="231646BF" w14:textId="77777777" w:rsidR="00906E2A" w:rsidRPr="009111B4" w:rsidRDefault="007728AE"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The  hybrid model achieved significantly better results for different ventilation modes</w:t>
            </w:r>
          </w:p>
        </w:tc>
      </w:tr>
      <w:tr w:rsidR="00906E2A" w:rsidRPr="009111B4" w14:paraId="157A97D8" w14:textId="77777777" w:rsidTr="0078470B">
        <w:trPr>
          <w:jc w:val="center"/>
        </w:trPr>
        <w:tc>
          <w:tcPr>
            <w:tcW w:w="1211" w:type="dxa"/>
          </w:tcPr>
          <w:p w14:paraId="56958CC8"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2026</w:t>
            </w:r>
          </w:p>
        </w:tc>
        <w:tc>
          <w:tcPr>
            <w:tcW w:w="1530" w:type="dxa"/>
          </w:tcPr>
          <w:p w14:paraId="4246A5A7"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Alharbi. N</w:t>
            </w:r>
          </w:p>
        </w:tc>
        <w:tc>
          <w:tcPr>
            <w:tcW w:w="2088" w:type="dxa"/>
          </w:tcPr>
          <w:p w14:paraId="2B4DDF12" w14:textId="77777777" w:rsidR="00906E2A" w:rsidRPr="009111B4" w:rsidRDefault="00906E2A"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iCs/>
                <w:highlight w:val="yellow"/>
                <w:lang w:val="en-IN"/>
              </w:rPr>
              <w:t>E</w:t>
            </w:r>
            <w:r w:rsidR="007728AE" w:rsidRPr="009111B4">
              <w:rPr>
                <w:rFonts w:ascii="Times New Roman" w:hAnsi="Times New Roman"/>
                <w:b w:val="0"/>
                <w:iCs/>
                <w:highlight w:val="yellow"/>
                <w:lang w:val="en-IN"/>
              </w:rPr>
              <w:t>xistence, Optimal Control</w:t>
            </w:r>
            <w:r w:rsidRPr="009111B4">
              <w:rPr>
                <w:rFonts w:ascii="Times New Roman" w:hAnsi="Times New Roman"/>
                <w:b w:val="0"/>
                <w:iCs/>
                <w:highlight w:val="yellow"/>
                <w:lang w:val="en-IN"/>
              </w:rPr>
              <w:t xml:space="preserve"> and Numerical Analysis of a Caputo Fractional Model for Oxygen Saturation Regulation</w:t>
            </w:r>
          </w:p>
        </w:tc>
        <w:tc>
          <w:tcPr>
            <w:tcW w:w="2348" w:type="dxa"/>
          </w:tcPr>
          <w:p w14:paraId="6573827D"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Caputo model of SpO₂ regulation with memory and stability; ideal for the oxygen</w:t>
            </w:r>
            <w:r w:rsidRPr="009111B4">
              <w:rPr>
                <w:rFonts w:ascii="Times New Roman" w:hAnsi="Times New Roman"/>
                <w:b w:val="0"/>
                <w:highlight w:val="yellow"/>
                <w:lang w:val="en-IN"/>
              </w:rPr>
              <w:noBreakHyphen/>
              <w:t>transport strand</w:t>
            </w:r>
          </w:p>
        </w:tc>
        <w:tc>
          <w:tcPr>
            <w:tcW w:w="3035" w:type="dxa"/>
          </w:tcPr>
          <w:p w14:paraId="1B61E428" w14:textId="77777777" w:rsidR="00906E2A" w:rsidRPr="009111B4" w:rsidRDefault="007728AE"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The numerical simulations supported the theoretical results and illustrated how the fractional order influences transient oxygen saturation dynamics.</w:t>
            </w:r>
          </w:p>
        </w:tc>
      </w:tr>
      <w:tr w:rsidR="00906E2A" w:rsidRPr="007744F0" w14:paraId="76006333" w14:textId="77777777" w:rsidTr="0078470B">
        <w:trPr>
          <w:trHeight w:val="2042"/>
          <w:jc w:val="center"/>
        </w:trPr>
        <w:tc>
          <w:tcPr>
            <w:tcW w:w="1211" w:type="dxa"/>
          </w:tcPr>
          <w:p w14:paraId="1B1FED9F"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lastRenderedPageBreak/>
              <w:t>2026</w:t>
            </w:r>
          </w:p>
        </w:tc>
        <w:tc>
          <w:tcPr>
            <w:tcW w:w="1530" w:type="dxa"/>
          </w:tcPr>
          <w:p w14:paraId="32EBB06C"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r w:rsidRPr="009111B4">
              <w:rPr>
                <w:rFonts w:ascii="Times New Roman" w:hAnsi="Times New Roman"/>
                <w:b w:val="0"/>
                <w:highlight w:val="yellow"/>
                <w:lang w:val="en-IN"/>
              </w:rPr>
              <w:t>Present study</w:t>
            </w:r>
          </w:p>
        </w:tc>
        <w:tc>
          <w:tcPr>
            <w:tcW w:w="2088" w:type="dxa"/>
          </w:tcPr>
          <w:p w14:paraId="16DBF9E7" w14:textId="77777777" w:rsidR="00906E2A" w:rsidRPr="009111B4" w:rsidRDefault="00906E2A" w:rsidP="00906E2A">
            <w:pPr>
              <w:pStyle w:val="MDPI21heading1"/>
              <w:spacing w:before="0" w:after="0" w:line="240" w:lineRule="auto"/>
              <w:jc w:val="both"/>
              <w:rPr>
                <w:rFonts w:ascii="Times New Roman" w:hAnsi="Times New Roman"/>
                <w:b w:val="0"/>
                <w:highlight w:val="yellow"/>
                <w:lang w:val="en-IN"/>
              </w:rPr>
            </w:pPr>
            <w:r w:rsidRPr="009111B4">
              <w:rPr>
                <w:rFonts w:ascii="Times New Roman" w:hAnsi="Times New Roman"/>
                <w:b w:val="0"/>
                <w:highlight w:val="yellow"/>
              </w:rPr>
              <w:t>Fractional Ordered Kinesiology Model</w:t>
            </w:r>
          </w:p>
        </w:tc>
        <w:tc>
          <w:tcPr>
            <w:tcW w:w="2348" w:type="dxa"/>
          </w:tcPr>
          <w:p w14:paraId="100EBE28" w14:textId="77777777" w:rsidR="00906E2A" w:rsidRPr="009111B4" w:rsidRDefault="00906E2A" w:rsidP="00906E2A">
            <w:pPr>
              <w:pStyle w:val="MDPI21heading1"/>
              <w:spacing w:before="0" w:after="0" w:line="240" w:lineRule="auto"/>
              <w:rPr>
                <w:rFonts w:ascii="Times New Roman" w:hAnsi="Times New Roman"/>
                <w:b w:val="0"/>
                <w:highlight w:val="yellow"/>
                <w:lang w:val="en-IN"/>
              </w:rPr>
            </w:pPr>
            <w:del w:id="75" w:author="Claude" w:date="2026-07-01T00:00:00Z">
              <w:r w:rsidRPr="009111B4">
                <w:rPr>
                  <w:rFonts w:ascii="Times New Roman" w:hAnsi="Times New Roman"/>
                  <w:b w:val="0"/>
                  <w:highlight w:val="yellow"/>
                </w:rPr>
                <w:delText>Fractional model developed to study the parameters that may lead to chaotic motion i.e., irregular oxygen levels in the human body</w:delText>
              </w:r>
            </w:del>
            <w:ins w:id="76" w:author="Claude" w:date="2026-07-01T00:00:00Z">
              <w:r w:rsidRPr="009111B4">
                <w:rPr>
                  <w:rFonts w:ascii="Times New Roman" w:hAnsi="Times New Roman"/>
                  <w:b w:val="0"/>
                  <w:highlight w:val="yellow"/>
                </w:rPr>
                <w:t>Fractional model developed to study regulated oxygen transport in the human body and, in a physiologically motivated extension, the parameters that may lead to chaotic, irregular oxygen levels</w:t>
              </w:r>
            </w:ins>
          </w:p>
        </w:tc>
        <w:tc>
          <w:tcPr>
            <w:tcW w:w="3035" w:type="dxa"/>
          </w:tcPr>
          <w:p w14:paraId="20A1B097" w14:textId="77777777" w:rsidR="00906E2A" w:rsidRPr="007744F0" w:rsidRDefault="00906E2A" w:rsidP="00906E2A">
            <w:pPr>
              <w:pStyle w:val="MDPI21heading1"/>
              <w:spacing w:before="0" w:after="0" w:line="240" w:lineRule="auto"/>
              <w:jc w:val="both"/>
              <w:rPr>
                <w:rFonts w:ascii="Times New Roman" w:hAnsi="Times New Roman"/>
                <w:b w:val="0"/>
              </w:rPr>
            </w:pPr>
            <w:del w:id="77" w:author="Claude" w:date="2026-07-01T00:00:00Z">
              <w:r w:rsidRPr="009111B4">
                <w:rPr>
                  <w:rFonts w:ascii="Times New Roman" w:hAnsi="Times New Roman"/>
                  <w:b w:val="0"/>
                  <w:highlight w:val="yellow"/>
                </w:rPr>
                <w:delText>Fractional based model analyzed through phase structures, timeseries and Lyapunov exponents for chaotic, critical and stable phases.</w:delText>
              </w:r>
            </w:del>
            <w:ins w:id="78" w:author="Claude" w:date="2026-07-01T00:00:00Z">
              <w:r w:rsidRPr="009111B4">
                <w:rPr>
                  <w:rFonts w:ascii="Times New Roman" w:hAnsi="Times New Roman"/>
                  <w:b w:val="0"/>
                  <w:highlight w:val="yellow"/>
                </w:rPr>
                <w:t>Fractional model analyzed through phase structures, time series and the largest Lyapunov exponent, establishing a stable regulated regime for all fractional orders and locating chaos in a physiologically motivated extension.</w:t>
              </w:r>
            </w:ins>
          </w:p>
        </w:tc>
      </w:tr>
      <w:bookmarkEnd w:id="74"/>
    </w:tbl>
    <w:p w14:paraId="07EA8D46" w14:textId="77777777" w:rsidR="00B42C1D" w:rsidRPr="00B42C1D" w:rsidRDefault="00B42C1D" w:rsidP="00A45B3B">
      <w:pPr>
        <w:jc w:val="center"/>
        <w:rPr>
          <w:sz w:val="18"/>
          <w:szCs w:val="18"/>
        </w:rPr>
      </w:pPr>
    </w:p>
    <w:p w14:paraId="4C3A5FB7" w14:textId="77777777" w:rsidR="00FD61BE" w:rsidRDefault="0078470B" w:rsidP="00667101">
      <w:pPr>
        <w:spacing w:line="360" w:lineRule="auto"/>
        <w:jc w:val="both"/>
        <w:rPr>
          <w:ins w:id="79" w:author="Claude" w:date="2026-07-01T00:00:00Z"/>
          <w:sz w:val="24"/>
          <w:szCs w:val="24"/>
        </w:rPr>
      </w:pPr>
      <w:ins w:id="80" w:author="Claude" w:date="2026-07-01T00:00:00Z">
        <w:r>
          <w:rPr>
            <w:b/>
            <w:sz w:val="24"/>
            <w:szCs w:val="24"/>
            <w:highlight w:val="yellow"/>
          </w:rPr>
          <w:t xml:space="preserve">Biomedical interpretation of the dynamical regimes. </w:t>
        </w:r>
        <w:r>
          <w:rPr>
            <w:sz w:val="24"/>
            <w:szCs w:val="24"/>
            <w:highlight w:val="yellow"/>
          </w:rPr>
          <w:t>The stable focus that governs the model at physiological parameters corresponds to well-regulated oxygen transport: after any perturbation a change in breathing or a transient rise in demand the lung, heart and tissue oxygen levels return to their operating point, which is the dynamical hallmark of endurance and efficient recovery. The critical and chaotic regimes arise only in the physiologically motivated extension, in which the cardiac gain is decoupled from and exceeds the pulmonary transfer coefficient and the metabolic damping is of order one; there the oxygen levels become irregular and unpredictable, a dynamical picture of cardio-respiratory dysregulation and fatigue in which delivery no longer tracks demand. The observation that stronger memory a lower fractional order</w:t>
        </w:r>
      </w:ins>
      <w:r>
        <w:rPr>
          <w:sz w:val="24"/>
          <w:szCs w:val="24"/>
          <w:highlight w:val="yellow"/>
        </w:rPr>
        <w:t xml:space="preserve"> </w:t>
      </w:r>
      <w:ins w:id="81" w:author="Claude" w:date="2026-07-01T00:00:00Z">
        <w:r>
          <w:rPr>
            <w:sz w:val="24"/>
            <w:szCs w:val="24"/>
            <w:highlight w:val="yellow"/>
          </w:rPr>
          <w:t>suppresses this chaos indicates that the physiological memory captured by the fractional operator is itself stabilising, and suggests that a loss of that memory may accompany the transition from regulated endurance to dysregulation.</w:t>
        </w:r>
      </w:ins>
    </w:p>
    <w:p w14:paraId="7676CC8A" w14:textId="77777777" w:rsidR="00FD61BE" w:rsidRDefault="0078470B" w:rsidP="00667101">
      <w:pPr>
        <w:spacing w:line="360" w:lineRule="auto"/>
        <w:jc w:val="both"/>
        <w:rPr>
          <w:ins w:id="82" w:author="Claude" w:date="2026-07-01T00:00:00Z"/>
          <w:sz w:val="24"/>
          <w:szCs w:val="24"/>
        </w:rPr>
      </w:pPr>
      <w:ins w:id="83" w:author="Claude" w:date="2026-07-01T00:00:00Z">
        <w:r>
          <w:rPr>
            <w:b/>
            <w:sz w:val="24"/>
            <w:szCs w:val="24"/>
            <w:highlight w:val="yellow"/>
          </w:rPr>
          <w:t xml:space="preserve">Comparison with existing models. </w:t>
        </w:r>
        <w:r>
          <w:rPr>
            <w:sz w:val="24"/>
            <w:szCs w:val="24"/>
            <w:highlight w:val="yellow"/>
          </w:rPr>
          <w:t>Fractional-order formulations have been applied to several biomedical systems, including fractional neuronal spiking and bursting [18] and fractional epidemic and infection models [16,17,20]. The present model differs in coupling three interacting compartments</w:t>
        </w:r>
      </w:ins>
      <w:r>
        <w:rPr>
          <w:sz w:val="24"/>
          <w:szCs w:val="24"/>
          <w:highlight w:val="yellow"/>
        </w:rPr>
        <w:t xml:space="preserve"> such as</w:t>
      </w:r>
      <w:ins w:id="84" w:author="Claude" w:date="2026-07-01T00:00:00Z">
        <w:r>
          <w:rPr>
            <w:sz w:val="24"/>
            <w:szCs w:val="24"/>
            <w:highlight w:val="yellow"/>
          </w:rPr>
          <w:t xml:space="preserve"> lungs, heart and tissue through a shared oxygen-transport memory, so that regulation is an emergent property of the coupled system rather than of a single balance. Relative to the integer-order cardio-respiratory model of our earlier work [2,5], the fractional formulation adds an explicit, tunable memory and yields a stability boundary the Matignon critical order that the integer-order Routh</w:t>
        </w:r>
      </w:ins>
      <w:r>
        <w:rPr>
          <w:sz w:val="24"/>
          <w:szCs w:val="24"/>
          <w:highlight w:val="yellow"/>
        </w:rPr>
        <w:t>-</w:t>
      </w:r>
      <w:ins w:id="85" w:author="Claude" w:date="2026-07-01T00:00:00Z">
        <w:r>
          <w:rPr>
            <w:sz w:val="24"/>
            <w:szCs w:val="24"/>
            <w:highlight w:val="yellow"/>
          </w:rPr>
          <w:t>Hurwitz analysis cannot express. Its principal limitations are the single-subject parameterisation and the absence of large-scale experimental calibration, which the validation above only partly addresses.</w:t>
        </w:r>
      </w:ins>
    </w:p>
    <w:p w14:paraId="4691BAE6" w14:textId="77777777" w:rsidR="005C3CBB" w:rsidRPr="00407B97" w:rsidRDefault="005C3CBB" w:rsidP="005C3CBB">
      <w:pPr>
        <w:jc w:val="both"/>
        <w:rPr>
          <w:b/>
          <w:bCs/>
          <w:sz w:val="24"/>
          <w:szCs w:val="24"/>
        </w:rPr>
      </w:pPr>
      <w:r>
        <w:rPr>
          <w:b/>
          <w:bCs/>
          <w:sz w:val="24"/>
          <w:szCs w:val="24"/>
        </w:rPr>
        <w:t>Conclusions</w:t>
      </w:r>
    </w:p>
    <w:p w14:paraId="5FBBF1A1" w14:textId="77777777" w:rsidR="005C3CBB" w:rsidRPr="005C3CBB" w:rsidRDefault="00E20ADC" w:rsidP="00E20ADC">
      <w:pPr>
        <w:spacing w:after="0" w:line="360" w:lineRule="auto"/>
        <w:jc w:val="both"/>
      </w:pPr>
      <w:r>
        <w:rPr>
          <w:lang w:val="en-US"/>
        </w:rPr>
        <w:tab/>
        <w:t xml:space="preserve">From this case-study, most importantly </w:t>
      </w:r>
      <w:r>
        <w:t xml:space="preserve">the relation between physical activities, exercises, postures health and happiness can be seen as mutually exclusively </w:t>
      </w:r>
      <w:r>
        <w:rPr>
          <w:lang w:val="en-US"/>
        </w:rPr>
        <w:t>through important components such as Heart, Lungs and Cells/Tissues in the body is studied using Lyapunov and phase space analysis numerically simulated on MATLAB.</w:t>
      </w:r>
      <w:r>
        <w:t xml:space="preserve"> The nonlinear differential model determines change in </w:t>
      </w:r>
      <w:r>
        <w:lastRenderedPageBreak/>
        <w:t xml:space="preserve">concentration for oxygen during musculoskeletal physical activities based on two major components heart and energy utilized by the Adenosine triphosphate (ATP) molecules using the compartment model of breath function. </w:t>
      </w:r>
      <w:bookmarkStart w:id="86" w:name="_Hlk77710712"/>
      <w:r>
        <w:rPr>
          <w:lang w:val="en-US"/>
        </w:rPr>
        <w:t>Model utilizes non-linear model equalities which are with respect to time at constant rate of metabolism</w:t>
      </w:r>
      <w:bookmarkEnd w:id="86"/>
      <w:r>
        <w:rPr>
          <w:lang w:val="en-US"/>
        </w:rPr>
        <w:t xml:space="preserve">. The phase diagram of the setup has been analyzed for the behavioral study of the equilibrium (fixed) point with the nature of that point. </w:t>
      </w:r>
      <w:r>
        <w:rPr>
          <w:bCs/>
          <w:lang w:val="en-US"/>
        </w:rPr>
        <w:t xml:space="preserve">Eigen-system leads to phase space diagram studied the regular and chaotic behavior. The fractional order values of </w:t>
      </w:r>
      <w:r>
        <w:rPr>
          <w:bCs/>
          <w:i/>
          <w:iCs/>
          <w:lang w:val="en-US"/>
        </w:rPr>
        <w:t>q=[q1, q2, q3]</w:t>
      </w:r>
      <w:r>
        <w:rPr>
          <w:bCs/>
          <w:lang w:val="en-US"/>
        </w:rPr>
        <w:t xml:space="preserve"> for the </w:t>
      </w:r>
      <w:r>
        <w:rPr>
          <w:bCs/>
          <w:i/>
          <w:iCs/>
          <w:lang w:val="en-US"/>
        </w:rPr>
        <w:t>‘LHB’</w:t>
      </w:r>
      <w:r>
        <w:rPr>
          <w:bCs/>
          <w:lang w:val="en-US"/>
        </w:rPr>
        <w:t xml:space="preserve"> model vary from </w:t>
      </w:r>
      <w:r>
        <w:rPr>
          <w:bCs/>
          <w:i/>
          <w:iCs/>
          <w:lang w:val="en-US"/>
        </w:rPr>
        <w:t>0&lt;q&lt;0.25</w:t>
      </w:r>
      <w:r>
        <w:rPr>
          <w:bCs/>
          <w:lang w:val="en-US"/>
        </w:rPr>
        <w:t xml:space="preserve"> for stable case, </w:t>
      </w:r>
      <w:r>
        <w:rPr>
          <w:bCs/>
          <w:i/>
          <w:iCs/>
          <w:lang w:val="en-US"/>
        </w:rPr>
        <w:t>0.25&lt;q&lt;0.5</w:t>
      </w:r>
      <w:r>
        <w:rPr>
          <w:bCs/>
          <w:lang w:val="en-US"/>
        </w:rPr>
        <w:t xml:space="preserve"> for critical case and have values </w:t>
      </w:r>
      <w:r>
        <w:rPr>
          <w:bCs/>
          <w:i/>
          <w:iCs/>
          <w:lang w:val="en-US"/>
        </w:rPr>
        <w:t>0.5&lt;q&lt;1</w:t>
      </w:r>
      <w:r>
        <w:rPr>
          <w:bCs/>
          <w:lang w:val="en-US"/>
        </w:rPr>
        <w:t xml:space="preserve"> for the chaotic phase</w:t>
      </w:r>
      <w:r>
        <w:rPr>
          <w:bCs/>
        </w:rPr>
        <w:t>.</w:t>
      </w:r>
      <w:r>
        <w:rPr>
          <w:lang w:val="en-US"/>
        </w:rPr>
        <w:t xml:space="preserve"> Thus, it is recommended that for extensive exercising and to avoid collapsing, primarily the breath function should be boosted so that the person can hold their breath for a comparatively longer period. This will in turn boost the stamina as more and more of ATP molecules will be formed and utilized.</w:t>
      </w:r>
    </w:p>
    <w:p w14:paraId="483192CB" w14:textId="77777777" w:rsidR="00E20ADC" w:rsidRPr="006D39E9" w:rsidRDefault="0078470B" w:rsidP="006D39E9">
      <w:pPr>
        <w:spacing w:line="360" w:lineRule="auto"/>
        <w:jc w:val="both"/>
        <w:rPr>
          <w:sz w:val="24"/>
          <w:szCs w:val="24"/>
        </w:rPr>
      </w:pPr>
      <w:ins w:id="87" w:author="Claude" w:date="2026-07-01T00:00:00Z">
        <w:r>
          <w:rPr>
            <w:sz w:val="24"/>
            <w:szCs w:val="24"/>
            <w:highlight w:val="yellow"/>
          </w:rPr>
          <w:t>In practical terms, the stable regulated regime provides a candidate quantitative marker of endurance: the stability margin of the oxygen-transport dynamics could be used to characterise cardio-respiratory fitness, to monitor recovery in physiotherapy, and to flag early dysregulation in health monitoring. The principal limitations are the single-subject parameterisation, the reliance on literature-based rather than individually measured parameters, and the idealised three-compartment structure; the chaotic extension, though physiologically motivated, remains to be tested against clinical data. Future work will pursue individual calibration against measured oxygen-uptake data, extension to time-varying workload, and experimental testing of the predicted stabilising role of physiological memory.</w:t>
        </w:r>
      </w:ins>
    </w:p>
    <w:p w14:paraId="30D93F67" w14:textId="77777777" w:rsidR="005C3CBB" w:rsidRPr="005C3CBB" w:rsidRDefault="005C3CBB" w:rsidP="005C3CBB">
      <w:pPr>
        <w:jc w:val="both"/>
        <w:rPr>
          <w:b/>
          <w:bCs/>
          <w:sz w:val="24"/>
          <w:szCs w:val="24"/>
        </w:rPr>
      </w:pPr>
      <w:r>
        <w:rPr>
          <w:b/>
          <w:bCs/>
          <w:sz w:val="24"/>
          <w:szCs w:val="24"/>
        </w:rPr>
        <w:t>Acknowledgement</w:t>
      </w:r>
    </w:p>
    <w:p w14:paraId="19621B1A" w14:textId="77777777" w:rsidR="00CA3A6D" w:rsidRDefault="008A101F" w:rsidP="005C3CBB">
      <w:pPr>
        <w:jc w:val="both"/>
        <w:rPr>
          <w:lang w:val="en-US"/>
        </w:rPr>
      </w:pPr>
      <w:r>
        <w:rPr>
          <w:lang w:val="en-US"/>
        </w:rPr>
        <w:t>All authors are thankful for their respective institutes for providing the research facilities</w:t>
      </w:r>
      <w:r w:rsidR="000121CA">
        <w:rPr>
          <w:lang w:val="en-US"/>
        </w:rPr>
        <w:t xml:space="preserve">. </w:t>
      </w:r>
    </w:p>
    <w:p w14:paraId="68D74DBB" w14:textId="77777777" w:rsidR="00CA3A6D" w:rsidRPr="00CA3A6D" w:rsidRDefault="00CA3A6D" w:rsidP="005C3CBB">
      <w:pPr>
        <w:jc w:val="both"/>
        <w:rPr>
          <w:b/>
          <w:bCs/>
          <w:lang w:val="en-US"/>
        </w:rPr>
      </w:pPr>
      <w:r>
        <w:rPr>
          <w:b/>
          <w:bCs/>
          <w:lang w:val="en-US"/>
        </w:rPr>
        <w:t>Declarations</w:t>
      </w:r>
    </w:p>
    <w:p w14:paraId="26CDEA75" w14:textId="77777777" w:rsidR="005C3CBB" w:rsidRDefault="00CA3A6D" w:rsidP="005C3CBB">
      <w:pPr>
        <w:jc w:val="both"/>
        <w:rPr>
          <w:lang w:val="en-US"/>
        </w:rPr>
      </w:pPr>
      <w:r>
        <w:rPr>
          <w:b/>
          <w:bCs/>
          <w:lang w:val="en-US"/>
        </w:rPr>
        <w:t>Conflict of Interest</w:t>
      </w:r>
      <w:r>
        <w:rPr>
          <w:lang w:val="en-US"/>
        </w:rPr>
        <w:t>: No conflict of interest for publication of this article.</w:t>
      </w:r>
    </w:p>
    <w:p w14:paraId="44A85715" w14:textId="77777777" w:rsidR="00CA3A6D" w:rsidRDefault="00CA3A6D" w:rsidP="005C3CBB">
      <w:pPr>
        <w:jc w:val="both"/>
        <w:rPr>
          <w:lang w:val="en-US"/>
        </w:rPr>
      </w:pPr>
      <w:r>
        <w:rPr>
          <w:b/>
          <w:bCs/>
        </w:rPr>
        <w:t>Data Availability Statement</w:t>
      </w:r>
      <w:r>
        <w:t>: No Data associated in the manuscript</w:t>
      </w:r>
      <w:r w:rsidR="006D39E9">
        <w:t>.</w:t>
      </w:r>
    </w:p>
    <w:p w14:paraId="09218C89" w14:textId="77777777" w:rsidR="00AE072D" w:rsidRPr="005C3CBB" w:rsidRDefault="00AE072D" w:rsidP="005C3CBB">
      <w:pPr>
        <w:jc w:val="both"/>
      </w:pPr>
    </w:p>
    <w:p w14:paraId="67191751" w14:textId="77777777" w:rsidR="005C3CBB" w:rsidRPr="00407B97" w:rsidRDefault="005C3CBB" w:rsidP="005C3CBB">
      <w:pPr>
        <w:jc w:val="both"/>
        <w:rPr>
          <w:sz w:val="24"/>
          <w:szCs w:val="24"/>
        </w:rPr>
      </w:pPr>
      <w:r>
        <w:rPr>
          <w:b/>
          <w:bCs/>
          <w:sz w:val="24"/>
          <w:szCs w:val="24"/>
        </w:rPr>
        <w:t>References</w:t>
      </w:r>
    </w:p>
    <w:p w14:paraId="48A07D6E" w14:textId="77777777" w:rsidR="005C3CBB" w:rsidRPr="005C3CBB" w:rsidRDefault="005C3CBB" w:rsidP="007C1532">
      <w:pPr>
        <w:numPr>
          <w:ilvl w:val="0"/>
          <w:numId w:val="1"/>
        </w:numPr>
        <w:spacing w:after="0" w:line="360" w:lineRule="auto"/>
        <w:ind w:left="476" w:right="95" w:hanging="357"/>
        <w:jc w:val="both"/>
        <w:rPr>
          <w:lang w:val="en-US"/>
        </w:rPr>
      </w:pPr>
      <w:bookmarkStart w:id="88" w:name="_Hlk83419215"/>
      <w:bookmarkStart w:id="89" w:name="_Hlk67764451"/>
      <w:bookmarkEnd w:id="1"/>
      <w:r>
        <w:rPr>
          <w:lang w:val="en-US"/>
        </w:rPr>
        <w:t xml:space="preserve">Bhardwaj, R. &amp; Bangia, A. (2019). Dynamic Indicator for the prediction of Atmospheric Pollutants. </w:t>
      </w:r>
      <w:r>
        <w:rPr>
          <w:i/>
          <w:lang w:val="en-US"/>
        </w:rPr>
        <w:t>Asian Journal of Water, Environment and Pollution</w:t>
      </w:r>
      <w:r>
        <w:rPr>
          <w:lang w:val="en-US"/>
        </w:rPr>
        <w:t>. 16(4), 39-50.</w:t>
      </w:r>
    </w:p>
    <w:p w14:paraId="4FF8BA3B" w14:textId="77777777" w:rsidR="005C3CBB" w:rsidRPr="005C3CBB" w:rsidRDefault="005C3CBB" w:rsidP="007C1532">
      <w:pPr>
        <w:numPr>
          <w:ilvl w:val="0"/>
          <w:numId w:val="1"/>
        </w:numPr>
        <w:spacing w:after="0" w:line="360" w:lineRule="auto"/>
        <w:ind w:left="476" w:right="95" w:hanging="357"/>
        <w:jc w:val="both"/>
        <w:rPr>
          <w:lang w:val="en-US"/>
        </w:rPr>
      </w:pPr>
      <w:r>
        <w:rPr>
          <w:lang w:val="en-US"/>
        </w:rPr>
        <w:t xml:space="preserve"> Bhardwaj, R. &amp; Bangia, A. (2016). Complexity Dynamics of Meditating Body. </w:t>
      </w:r>
      <w:r>
        <w:rPr>
          <w:i/>
          <w:lang w:val="en-US"/>
        </w:rPr>
        <w:t>Indian Journal of Industrial and Applied Mathematics</w:t>
      </w:r>
      <w:r w:rsidR="006D39E9">
        <w:rPr>
          <w:lang w:val="en-US"/>
        </w:rPr>
        <w:t xml:space="preserve">. 7(2), </w:t>
      </w:r>
      <w:r>
        <w:rPr>
          <w:lang w:val="en-US"/>
        </w:rPr>
        <w:t>106-116.</w:t>
      </w:r>
    </w:p>
    <w:p w14:paraId="140D3809" w14:textId="77777777" w:rsidR="005C3CBB" w:rsidRDefault="005C3CBB" w:rsidP="007C1532">
      <w:pPr>
        <w:numPr>
          <w:ilvl w:val="0"/>
          <w:numId w:val="1"/>
        </w:numPr>
        <w:spacing w:after="0" w:line="360" w:lineRule="auto"/>
        <w:ind w:left="476" w:right="95" w:hanging="357"/>
        <w:jc w:val="both"/>
        <w:rPr>
          <w:lang w:val="en-US"/>
        </w:rPr>
      </w:pPr>
      <w:r>
        <w:rPr>
          <w:lang w:val="en-US"/>
        </w:rPr>
        <w:t xml:space="preserve">Bhardwaj, R. &amp; Bangia, A. (2018). Statistical Time series Analysis of Dynamics of HIV. </w:t>
      </w:r>
      <w:r>
        <w:rPr>
          <w:i/>
          <w:lang w:val="en-US"/>
        </w:rPr>
        <w:t>JNANABHA</w:t>
      </w:r>
      <w:r w:rsidR="006D39E9">
        <w:rPr>
          <w:lang w:val="en-US"/>
        </w:rPr>
        <w:t>. Special Issue 48,</w:t>
      </w:r>
      <w:r>
        <w:rPr>
          <w:lang w:val="en-US"/>
        </w:rPr>
        <w:t xml:space="preserve"> 22-27.</w:t>
      </w:r>
    </w:p>
    <w:p w14:paraId="5A2B7980" w14:textId="77777777" w:rsidR="005C3CBB" w:rsidRDefault="005C3CBB" w:rsidP="007C1532">
      <w:pPr>
        <w:numPr>
          <w:ilvl w:val="0"/>
          <w:numId w:val="1"/>
        </w:numPr>
        <w:spacing w:after="0" w:line="360" w:lineRule="auto"/>
        <w:ind w:left="476" w:right="95" w:hanging="357"/>
        <w:jc w:val="both"/>
        <w:rPr>
          <w:lang w:val="en-US"/>
        </w:rPr>
      </w:pPr>
      <w:r>
        <w:rPr>
          <w:lang w:val="en-US"/>
        </w:rPr>
        <w:lastRenderedPageBreak/>
        <w:t xml:space="preserve">Bhardwaj, R. &amp; Bangia, A. (2020). Dynamical Forensic Inference for Malware in IoT-Based Wireless Transmissions. In K. Sharma, M. Makino, G. Shrivastava, &amp; B. Agarwal (Eds.) </w:t>
      </w:r>
      <w:r>
        <w:rPr>
          <w:i/>
          <w:lang w:val="en-US"/>
        </w:rPr>
        <w:t>Forensic Investigations and Risk Management in Mobile and Wireless Communications.</w:t>
      </w:r>
      <w:r>
        <w:rPr>
          <w:lang w:val="en-US"/>
        </w:rPr>
        <w:t xml:space="preserve"> pp. 51-79.</w:t>
      </w:r>
    </w:p>
    <w:p w14:paraId="50E1013C" w14:textId="77777777" w:rsidR="007C1532" w:rsidRDefault="007C1532" w:rsidP="007C1532">
      <w:pPr>
        <w:numPr>
          <w:ilvl w:val="0"/>
          <w:numId w:val="1"/>
        </w:numPr>
        <w:spacing w:after="0" w:line="360" w:lineRule="auto"/>
        <w:ind w:left="476" w:right="95" w:hanging="357"/>
        <w:jc w:val="both"/>
        <w:rPr>
          <w:lang w:val="en-US"/>
        </w:rPr>
      </w:pPr>
      <w:bookmarkStart w:id="90" w:name="_Hlk68364827"/>
      <w:bookmarkStart w:id="91" w:name="_Hlk67392329"/>
      <w:r>
        <w:t>Bhardwaj R.; Bangia, A.</w:t>
      </w:r>
      <w:bookmarkEnd w:id="90"/>
      <w:r>
        <w:t xml:space="preserve"> (2021) Dynamical Indicator of Human Body’s Physical Endurance.  </w:t>
      </w:r>
      <w:r>
        <w:rPr>
          <w:i/>
          <w:iCs/>
        </w:rPr>
        <w:t>Nepal Journal of Mathematical Sciences (NJMS)</w:t>
      </w:r>
      <w:r>
        <w:t>, 2(1) Feb.2021, 25-35.</w:t>
      </w:r>
      <w:bookmarkEnd w:id="91"/>
    </w:p>
    <w:p w14:paraId="62F93D8D" w14:textId="77777777" w:rsidR="00415E81" w:rsidRPr="003C7492" w:rsidRDefault="00415E81" w:rsidP="007C1532">
      <w:pPr>
        <w:numPr>
          <w:ilvl w:val="0"/>
          <w:numId w:val="1"/>
        </w:numPr>
        <w:spacing w:after="0" w:line="360" w:lineRule="auto"/>
        <w:ind w:left="476" w:right="95" w:hanging="357"/>
        <w:jc w:val="both"/>
        <w:rPr>
          <w:lang w:val="en-US"/>
        </w:rPr>
      </w:pPr>
      <w:bookmarkStart w:id="92" w:name="_Hlk84249819"/>
      <w:r>
        <w:t>Baskonus, H.M. and Bulut, H. (2015). On the numerical solutions of some fractional ordinary differential equations by fractional Adams-Bashforth-Moulton method. </w:t>
      </w:r>
      <w:r>
        <w:rPr>
          <w:i/>
          <w:iCs/>
        </w:rPr>
        <w:t>Open Mathematics</w:t>
      </w:r>
      <w:r>
        <w:t>, vol. 13, no. 1</w:t>
      </w:r>
      <w:bookmarkEnd w:id="92"/>
      <w:r>
        <w:t xml:space="preserve">. </w:t>
      </w:r>
    </w:p>
    <w:p w14:paraId="0EBB3380"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Buckley J.P., Hedge A., Yates, T., Copeland, R.J., Loosemore, M., Hamer, M., Bradley, G. and Dunstan, D.W. (2015). The sedentary office: A growing case for change towards better health and productivity. </w:t>
      </w:r>
      <w:r>
        <w:rPr>
          <w:i/>
          <w:spacing w:val="-1"/>
          <w:lang w:val="en-US"/>
        </w:rPr>
        <w:t>British Journal of Sports Medicine</w:t>
      </w:r>
      <w:r>
        <w:rPr>
          <w:spacing w:val="-1"/>
          <w:lang w:val="en-US"/>
        </w:rPr>
        <w:t xml:space="preserve">. </w:t>
      </w:r>
      <w:r>
        <w:rPr>
          <w:bCs/>
          <w:spacing w:val="-1"/>
          <w:lang w:val="en-US"/>
        </w:rPr>
        <w:t>49</w:t>
      </w:r>
      <w:r>
        <w:rPr>
          <w:spacing w:val="-1"/>
          <w:lang w:val="en-US"/>
        </w:rPr>
        <w:t xml:space="preserve">, 1357-1362. </w:t>
      </w:r>
    </w:p>
    <w:p w14:paraId="3EB370D8"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Bhuvaneswari V., Balachandran K. (2020). Lower Bound of Blow up Time for Three Species Cooperating Model. </w:t>
      </w:r>
      <w:r>
        <w:rPr>
          <w:i/>
          <w:iCs/>
          <w:spacing w:val="-1"/>
          <w:lang w:val="en-US"/>
        </w:rPr>
        <w:t>Journal of Applied Nonlinear Dynamics</w:t>
      </w:r>
      <w:r>
        <w:rPr>
          <w:spacing w:val="-1"/>
          <w:lang w:val="en-US"/>
        </w:rPr>
        <w:t>. 9(3), 391-400.</w:t>
      </w:r>
    </w:p>
    <w:p w14:paraId="04FCE2EB"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Buman M.P., King A.C. (2010). Exercise as a Treatment to Enhance Sleep. </w:t>
      </w:r>
      <w:r>
        <w:rPr>
          <w:i/>
          <w:spacing w:val="-1"/>
          <w:lang w:val="en-US"/>
        </w:rPr>
        <w:t xml:space="preserve">American Journal of Lifestyle Medicine. </w:t>
      </w:r>
      <w:r>
        <w:rPr>
          <w:bCs/>
          <w:spacing w:val="-1"/>
          <w:lang w:val="en-US"/>
        </w:rPr>
        <w:t>4</w:t>
      </w:r>
      <w:r>
        <w:rPr>
          <w:spacing w:val="-1"/>
          <w:lang w:val="en-US"/>
        </w:rPr>
        <w:t xml:space="preserve">(6), 500-514. </w:t>
      </w:r>
    </w:p>
    <w:p w14:paraId="7499F9AE"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Cobiaga R., Reartes W. (2020). Dynamic Scenario in HTLV-I Infection. </w:t>
      </w:r>
      <w:r>
        <w:rPr>
          <w:i/>
          <w:iCs/>
          <w:spacing w:val="-1"/>
          <w:lang w:val="en-US"/>
        </w:rPr>
        <w:t>Journal of Applied Nonlinear Dynamics</w:t>
      </w:r>
      <w:r>
        <w:rPr>
          <w:spacing w:val="-1"/>
          <w:lang w:val="en-US"/>
        </w:rPr>
        <w:t>. 9(3), 349-359.</w:t>
      </w:r>
    </w:p>
    <w:p w14:paraId="520C7DC6" w14:textId="77777777" w:rsidR="003C7492" w:rsidRPr="003C7492" w:rsidRDefault="003C7492" w:rsidP="007C1532">
      <w:pPr>
        <w:numPr>
          <w:ilvl w:val="0"/>
          <w:numId w:val="1"/>
        </w:numPr>
        <w:spacing w:after="0" w:line="360" w:lineRule="auto"/>
        <w:ind w:left="476" w:right="95" w:hanging="357"/>
        <w:jc w:val="both"/>
        <w:rPr>
          <w:spacing w:val="-1"/>
          <w:lang w:val="en-US"/>
        </w:rPr>
      </w:pPr>
      <w:r>
        <w:rPr>
          <w:spacing w:val="-1"/>
          <w:lang w:val="pt-BR"/>
        </w:rPr>
        <w:t xml:space="preserve">Costa A., Costantino M.L. and Fumero R. (1992). </w:t>
      </w:r>
      <w:r>
        <w:rPr>
          <w:spacing w:val="-1"/>
          <w:lang w:val="en-US"/>
        </w:rPr>
        <w:t xml:space="preserve">Oxygen exchange mechanisms in the human placenta: mathematical modelling and simulation. </w:t>
      </w:r>
      <w:r>
        <w:rPr>
          <w:i/>
          <w:spacing w:val="-1"/>
          <w:lang w:val="en-US"/>
        </w:rPr>
        <w:t>Journal of Biomedical Engineering</w:t>
      </w:r>
      <w:r>
        <w:rPr>
          <w:spacing w:val="-1"/>
          <w:lang w:val="en-US"/>
        </w:rPr>
        <w:t xml:space="preserve">, </w:t>
      </w:r>
      <w:r>
        <w:rPr>
          <w:bCs/>
          <w:spacing w:val="-1"/>
          <w:lang w:val="en-US"/>
        </w:rPr>
        <w:t>14</w:t>
      </w:r>
      <w:r>
        <w:rPr>
          <w:spacing w:val="-1"/>
          <w:lang w:val="en-US"/>
        </w:rPr>
        <w:t>(5), 385-389.</w:t>
      </w:r>
    </w:p>
    <w:p w14:paraId="4441EE9E"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Dinas, P.C.; Koutedakis, Y and Flouris, A.D. (2011). Effects of exercise and physical activity on depression. </w:t>
      </w:r>
      <w:r>
        <w:rPr>
          <w:i/>
          <w:spacing w:val="-1"/>
          <w:lang w:val="en-US"/>
        </w:rPr>
        <w:t xml:space="preserve">Irish Journal of Medical Science. </w:t>
      </w:r>
      <w:r>
        <w:rPr>
          <w:bCs/>
          <w:spacing w:val="-1"/>
          <w:lang w:val="en-US"/>
        </w:rPr>
        <w:t>180</w:t>
      </w:r>
      <w:r>
        <w:rPr>
          <w:spacing w:val="-1"/>
          <w:lang w:val="en-US"/>
        </w:rPr>
        <w:t xml:space="preserve">(2), 319-325. </w:t>
      </w:r>
    </w:p>
    <w:p w14:paraId="306C0D80"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Hasan M.N, Uddin M.S., Biswas M.H.A. (2020). Interactive Eﬀects of Disease Transmission on Predator-Prey Model. </w:t>
      </w:r>
      <w:r>
        <w:rPr>
          <w:i/>
          <w:iCs/>
          <w:spacing w:val="-1"/>
          <w:lang w:val="en-US"/>
        </w:rPr>
        <w:t>Journal of Applied Nonlinear Dynamics</w:t>
      </w:r>
      <w:r>
        <w:rPr>
          <w:spacing w:val="-1"/>
          <w:lang w:val="en-US"/>
        </w:rPr>
        <w:t>. 9(3), 401-413.</w:t>
      </w:r>
    </w:p>
    <w:p w14:paraId="3C4EA2C5"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Jaisri, G., Dayananda, G. and Saraswathi Hegde, S.C. (2011). Heart rate variability during meditation in Pranic healers. </w:t>
      </w:r>
      <w:r>
        <w:rPr>
          <w:i/>
          <w:spacing w:val="-1"/>
          <w:lang w:val="en-US"/>
        </w:rPr>
        <w:t>NJIRM</w:t>
      </w:r>
      <w:r>
        <w:rPr>
          <w:spacing w:val="-1"/>
          <w:lang w:val="en-US"/>
        </w:rPr>
        <w:t xml:space="preserve">, </w:t>
      </w:r>
      <w:r>
        <w:rPr>
          <w:i/>
          <w:spacing w:val="-1"/>
          <w:lang w:val="en-US"/>
        </w:rPr>
        <w:t>2</w:t>
      </w:r>
      <w:r>
        <w:rPr>
          <w:spacing w:val="-1"/>
          <w:lang w:val="en-US"/>
        </w:rPr>
        <w:t xml:space="preserve">(4), 113-116. </w:t>
      </w:r>
    </w:p>
    <w:p w14:paraId="2FC72D0B"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pt-BR"/>
        </w:rPr>
        <w:t xml:space="preserve">Lajmiri Z., Ghaziani R.K. (2018). </w:t>
      </w:r>
      <w:r>
        <w:rPr>
          <w:spacing w:val="-1"/>
          <w:lang w:val="en-US"/>
        </w:rPr>
        <w:t xml:space="preserve">Hopf-Bifurcation and stability analysis of an predator-prey system with Holling type-IV functional response. </w:t>
      </w:r>
      <w:r>
        <w:rPr>
          <w:i/>
          <w:iCs/>
          <w:spacing w:val="-1"/>
          <w:lang w:val="en-US"/>
        </w:rPr>
        <w:t>Journal of Applied Nonlinear Dynamics</w:t>
      </w:r>
      <w:r>
        <w:rPr>
          <w:spacing w:val="-1"/>
          <w:lang w:val="en-US"/>
        </w:rPr>
        <w:t>. 7(4), 337-348.</w:t>
      </w:r>
    </w:p>
    <w:p w14:paraId="0717D1CC" w14:textId="77777777" w:rsidR="00584C99" w:rsidRPr="00233D6B" w:rsidRDefault="00584C99" w:rsidP="00584C99">
      <w:pPr>
        <w:numPr>
          <w:ilvl w:val="0"/>
          <w:numId w:val="1"/>
        </w:numPr>
        <w:spacing w:after="200" w:line="360" w:lineRule="auto"/>
        <w:ind w:left="476" w:hanging="357"/>
        <w:jc w:val="both"/>
        <w:rPr>
          <w:lang w:val="en-US"/>
        </w:rPr>
      </w:pPr>
      <w:r>
        <w:rPr>
          <w:lang w:val="pt-BR"/>
        </w:rPr>
        <w:t xml:space="preserve">Sharomia, O.; Gumel, A.B. (2008). </w:t>
      </w:r>
      <w:r>
        <w:t xml:space="preserve">Dynamical analysis of a multi-strain model of HIV in the presence of anti-retroviral drugs, </w:t>
      </w:r>
      <w:r>
        <w:rPr>
          <w:i/>
          <w:iCs/>
        </w:rPr>
        <w:t>J. Biol. Dyn.</w:t>
      </w:r>
      <w:r w:rsidR="00755BDA">
        <w:t xml:space="preserve"> 2, </w:t>
      </w:r>
      <w:r>
        <w:t>323-345.</w:t>
      </w:r>
    </w:p>
    <w:p w14:paraId="37D82792" w14:textId="77777777" w:rsidR="00584C99" w:rsidRDefault="00584C99" w:rsidP="00584C99">
      <w:pPr>
        <w:numPr>
          <w:ilvl w:val="0"/>
          <w:numId w:val="1"/>
        </w:numPr>
        <w:spacing w:after="0" w:line="360" w:lineRule="auto"/>
        <w:ind w:left="476" w:right="95" w:hanging="357"/>
        <w:jc w:val="both"/>
        <w:rPr>
          <w:spacing w:val="-1"/>
          <w:lang w:val="en-US"/>
        </w:rPr>
      </w:pPr>
      <w:r>
        <w:rPr>
          <w:lang w:val="en-US"/>
        </w:rPr>
        <w:t xml:space="preserve">Sharma, S.K.; Bangia, A.; Alshehri, M.; </w:t>
      </w:r>
      <w:r>
        <w:rPr>
          <w:lang w:val="en-US"/>
        </w:rPr>
        <w:br/>
        <w:t xml:space="preserve">Bhardwaj, R. (2021). Nonlinear Dynamics for the spread of Pathogenesis of COVID-19 Pandemic. </w:t>
      </w:r>
      <w:r>
        <w:rPr>
          <w:i/>
          <w:iCs/>
        </w:rPr>
        <w:t>Journal of Infection and Public Health.</w:t>
      </w:r>
      <w:r w:rsidR="00755BDA">
        <w:t xml:space="preserve"> 14(7), </w:t>
      </w:r>
      <w:r>
        <w:t>817-831</w:t>
      </w:r>
      <w:r>
        <w:rPr>
          <w:i/>
          <w:iCs/>
        </w:rPr>
        <w:t xml:space="preserve"> </w:t>
      </w:r>
      <w:r>
        <w:t xml:space="preserve">Doi: </w:t>
      </w:r>
      <w:hyperlink r:id="rId173" w:tgtFrame="_blank" w:tooltip="Persistent link using digital object identifier" w:history="1">
        <w:r>
          <w:rPr>
            <w:rStyle w:val="Hyperlink"/>
            <w:lang w:val="en-US"/>
          </w:rPr>
          <w:t>https://doi.org/10.1016/j.jiph.2021.04.001</w:t>
        </w:r>
      </w:hyperlink>
    </w:p>
    <w:p w14:paraId="7A72E92C" w14:textId="77777777" w:rsidR="003C7492" w:rsidRDefault="003C7492" w:rsidP="007C1532">
      <w:pPr>
        <w:numPr>
          <w:ilvl w:val="0"/>
          <w:numId w:val="1"/>
        </w:numPr>
        <w:spacing w:after="0" w:line="360" w:lineRule="auto"/>
        <w:ind w:left="476" w:right="95" w:hanging="357"/>
        <w:jc w:val="both"/>
        <w:rPr>
          <w:spacing w:val="-1"/>
          <w:lang w:val="en-US"/>
        </w:rPr>
      </w:pPr>
      <w:r>
        <w:rPr>
          <w:spacing w:val="-1"/>
        </w:rPr>
        <w:lastRenderedPageBreak/>
        <w:t xml:space="preserve">Teka W.W., Upadhyay, R.K., A. Mondal (2018). Spiking and bursting patterns of fractional-order Izhikevich model. </w:t>
      </w:r>
      <w:r>
        <w:rPr>
          <w:i/>
          <w:iCs/>
          <w:spacing w:val="-1"/>
        </w:rPr>
        <w:t>Communications in Nonlinear Science and Numerical Simulation</w:t>
      </w:r>
      <w:r>
        <w:rPr>
          <w:spacing w:val="-1"/>
        </w:rPr>
        <w:t>, 56,</w:t>
      </w:r>
      <w:r>
        <w:rPr>
          <w:b/>
          <w:bCs/>
          <w:spacing w:val="-1"/>
        </w:rPr>
        <w:t xml:space="preserve"> </w:t>
      </w:r>
      <w:r>
        <w:rPr>
          <w:spacing w:val="-1"/>
        </w:rPr>
        <w:t>161-176.</w:t>
      </w:r>
    </w:p>
    <w:p w14:paraId="256834B9" w14:textId="77777777" w:rsidR="003C7492" w:rsidRDefault="003C7492" w:rsidP="007C1532">
      <w:pPr>
        <w:numPr>
          <w:ilvl w:val="0"/>
          <w:numId w:val="1"/>
        </w:numPr>
        <w:spacing w:after="0" w:line="360" w:lineRule="auto"/>
        <w:ind w:left="476" w:right="95" w:hanging="357"/>
        <w:jc w:val="both"/>
        <w:rPr>
          <w:spacing w:val="-1"/>
          <w:lang w:val="en-US"/>
        </w:rPr>
      </w:pPr>
      <w:r>
        <w:rPr>
          <w:spacing w:val="-1"/>
          <w:lang w:val="en-US"/>
        </w:rPr>
        <w:t xml:space="preserve">Vyas R., Nirupma, D. (2002). Effect of meditation on respiratory system, cardiovascular system and lipid profile. </w:t>
      </w:r>
      <w:r>
        <w:rPr>
          <w:i/>
          <w:iCs/>
          <w:spacing w:val="-1"/>
          <w:lang w:val="en-US"/>
        </w:rPr>
        <w:t>Indian Journal of Physiology and Pharmacology</w:t>
      </w:r>
      <w:r>
        <w:rPr>
          <w:spacing w:val="-1"/>
          <w:lang w:val="en-US"/>
        </w:rPr>
        <w:t>. 46(4), 487-491.</w:t>
      </w:r>
      <w:bookmarkEnd w:id="88"/>
    </w:p>
    <w:p w14:paraId="29BB5AE0" w14:textId="77777777" w:rsidR="00584C99" w:rsidRDefault="00584C99" w:rsidP="00584C99">
      <w:pPr>
        <w:pStyle w:val="ListParagraph"/>
        <w:numPr>
          <w:ilvl w:val="0"/>
          <w:numId w:val="1"/>
        </w:numPr>
        <w:spacing w:after="200" w:line="360" w:lineRule="auto"/>
        <w:ind w:left="476" w:hanging="357"/>
        <w:jc w:val="both"/>
        <w:rPr>
          <w:sz w:val="24"/>
          <w:szCs w:val="24"/>
        </w:rPr>
      </w:pPr>
      <w:r>
        <w:rPr>
          <w:sz w:val="24"/>
          <w:szCs w:val="24"/>
        </w:rPr>
        <w:t xml:space="preserve">Wodarz; D.; Levy, D.N. (2011). Effect of different modes of viral spread on the dynamics of multiply infected cells in human immune-deficiency virus infection. </w:t>
      </w:r>
      <w:r>
        <w:rPr>
          <w:i/>
          <w:iCs/>
          <w:sz w:val="24"/>
          <w:szCs w:val="24"/>
        </w:rPr>
        <w:t>J. R. Soc. Interface</w:t>
      </w:r>
      <w:r>
        <w:rPr>
          <w:sz w:val="24"/>
          <w:szCs w:val="24"/>
        </w:rPr>
        <w:t>. 8, pp. 289-300.</w:t>
      </w:r>
    </w:p>
    <w:p w14:paraId="139A09A9" w14:textId="77777777" w:rsidR="009111B4" w:rsidRPr="00FB2D1F" w:rsidRDefault="009111B4" w:rsidP="009111B4">
      <w:pPr>
        <w:pStyle w:val="ListParagraph"/>
        <w:numPr>
          <w:ilvl w:val="0"/>
          <w:numId w:val="1"/>
        </w:numPr>
        <w:spacing w:after="200" w:line="360" w:lineRule="auto"/>
        <w:ind w:left="476" w:hanging="357"/>
        <w:jc w:val="both"/>
        <w:rPr>
          <w:sz w:val="24"/>
          <w:szCs w:val="24"/>
          <w:highlight w:val="yellow"/>
        </w:rPr>
      </w:pPr>
      <w:r w:rsidRPr="00FB2D1F">
        <w:rPr>
          <w:rFonts w:eastAsia="Times New Roman"/>
          <w:sz w:val="24"/>
          <w:szCs w:val="24"/>
          <w:highlight w:val="yellow"/>
        </w:rPr>
        <w:t xml:space="preserve">Alharbi. N (2026) </w:t>
      </w:r>
      <w:r w:rsidRPr="00FB2D1F">
        <w:rPr>
          <w:rFonts w:eastAsia="Times New Roman"/>
          <w:i/>
          <w:iCs/>
          <w:sz w:val="24"/>
          <w:szCs w:val="24"/>
          <w:highlight w:val="yellow"/>
        </w:rPr>
        <w:t>Existence, Optimal Control, and Numerical Analysis of a Caputo Fractional Model for Oxygen Saturation Regulation.</w:t>
      </w:r>
      <w:r w:rsidRPr="00AC791B">
        <w:rPr>
          <w:rFonts w:eastAsia="Times New Roman"/>
          <w:sz w:val="24"/>
          <w:szCs w:val="24"/>
          <w:highlight w:val="yellow"/>
        </w:rPr>
        <w:t xml:space="preserve"> </w:t>
      </w:r>
      <w:r w:rsidRPr="00FB2D1F">
        <w:rPr>
          <w:rFonts w:eastAsia="Times New Roman"/>
          <w:b/>
          <w:bCs/>
          <w:sz w:val="24"/>
          <w:szCs w:val="24"/>
          <w:highlight w:val="yellow"/>
        </w:rPr>
        <w:t>Symmetry</w:t>
      </w:r>
      <w:r w:rsidR="00FB2D1F">
        <w:rPr>
          <w:rFonts w:eastAsia="Times New Roman"/>
          <w:sz w:val="24"/>
          <w:szCs w:val="24"/>
          <w:highlight w:val="yellow"/>
        </w:rPr>
        <w:t>, 18(3):482. D</w:t>
      </w:r>
      <w:r w:rsidRPr="00AC791B">
        <w:rPr>
          <w:rFonts w:eastAsia="Times New Roman"/>
          <w:sz w:val="24"/>
          <w:szCs w:val="24"/>
          <w:highlight w:val="yellow"/>
        </w:rPr>
        <w:t>oi:10.3390/sym18030482</w:t>
      </w:r>
    </w:p>
    <w:bookmarkEnd w:id="89"/>
    <w:p w14:paraId="17715A69" w14:textId="77777777" w:rsidR="005C3CBB" w:rsidRPr="00FB2D1F" w:rsidRDefault="009111B4" w:rsidP="005C3CBB">
      <w:pPr>
        <w:pStyle w:val="ListParagraph"/>
        <w:numPr>
          <w:ilvl w:val="0"/>
          <w:numId w:val="1"/>
        </w:numPr>
        <w:spacing w:after="200" w:line="360" w:lineRule="auto"/>
        <w:ind w:left="476" w:hanging="357"/>
        <w:jc w:val="both"/>
        <w:rPr>
          <w:sz w:val="24"/>
          <w:szCs w:val="24"/>
          <w:highlight w:val="yellow"/>
        </w:rPr>
      </w:pPr>
      <w:r w:rsidRPr="00FB2D1F">
        <w:rPr>
          <w:i/>
          <w:iCs/>
          <w:sz w:val="24"/>
          <w:szCs w:val="24"/>
          <w:highlight w:val="yellow"/>
          <w:lang w:val="en-US"/>
        </w:rPr>
        <w:t xml:space="preserve">Li Z, Pei Y, Wang Y and Tian Q (2023) An enhanced respiratory mechanics model based on double-exponential and fractional calculus. </w:t>
      </w:r>
      <w:r w:rsidRPr="00FB2D1F">
        <w:rPr>
          <w:b/>
          <w:iCs/>
          <w:sz w:val="24"/>
          <w:szCs w:val="24"/>
          <w:highlight w:val="yellow"/>
          <w:lang w:val="en-US"/>
        </w:rPr>
        <w:t>Front. Physiol</w:t>
      </w:r>
      <w:r w:rsidR="00FB2D1F">
        <w:rPr>
          <w:i/>
          <w:iCs/>
          <w:sz w:val="24"/>
          <w:szCs w:val="24"/>
          <w:highlight w:val="yellow"/>
          <w:lang w:val="en-US"/>
        </w:rPr>
        <w:t>. 14:1273645. D</w:t>
      </w:r>
      <w:r w:rsidRPr="00FB2D1F">
        <w:rPr>
          <w:i/>
          <w:iCs/>
          <w:sz w:val="24"/>
          <w:szCs w:val="24"/>
          <w:highlight w:val="yellow"/>
          <w:lang w:val="en-US"/>
        </w:rPr>
        <w:t>oi: 10.3389/fphys.2023.1273645</w:t>
      </w:r>
    </w:p>
    <w:p w14:paraId="72A62297" w14:textId="77777777" w:rsidR="009111B4" w:rsidRPr="00FB2D1F" w:rsidRDefault="009111B4" w:rsidP="005C3CBB">
      <w:pPr>
        <w:pStyle w:val="ListParagraph"/>
        <w:numPr>
          <w:ilvl w:val="0"/>
          <w:numId w:val="1"/>
        </w:numPr>
        <w:spacing w:after="200" w:line="360" w:lineRule="auto"/>
        <w:ind w:left="476" w:hanging="357"/>
        <w:jc w:val="both"/>
        <w:rPr>
          <w:sz w:val="24"/>
          <w:szCs w:val="24"/>
          <w:highlight w:val="yellow"/>
        </w:rPr>
      </w:pPr>
      <w:r w:rsidRPr="00FB2D1F">
        <w:rPr>
          <w:sz w:val="24"/>
          <w:szCs w:val="24"/>
          <w:highlight w:val="yellow"/>
          <w:lang w:val="en-US"/>
        </w:rPr>
        <w:t>Ghita M., Copot D., Ionescu C.M.</w:t>
      </w:r>
      <w:r w:rsidR="00FB2D1F">
        <w:rPr>
          <w:sz w:val="24"/>
          <w:szCs w:val="24"/>
          <w:highlight w:val="yellow"/>
          <w:lang w:val="en-US"/>
        </w:rPr>
        <w:t xml:space="preserve"> (2021)</w:t>
      </w:r>
      <w:r w:rsidRPr="00FB2D1F">
        <w:rPr>
          <w:sz w:val="24"/>
          <w:szCs w:val="24"/>
          <w:highlight w:val="yellow"/>
          <w:lang w:val="en-US"/>
        </w:rPr>
        <w:t xml:space="preserve"> </w:t>
      </w:r>
      <w:r w:rsidRPr="00FB2D1F">
        <w:rPr>
          <w:i/>
          <w:iCs/>
          <w:sz w:val="24"/>
          <w:szCs w:val="24"/>
          <w:highlight w:val="yellow"/>
          <w:lang w:val="en-US"/>
        </w:rPr>
        <w:t>Lung cancer dynamics using fractional order impedance modeling on a mimicked lung tumor setup.</w:t>
      </w:r>
      <w:r w:rsidRPr="00FB2D1F">
        <w:rPr>
          <w:sz w:val="24"/>
          <w:szCs w:val="24"/>
          <w:highlight w:val="yellow"/>
          <w:lang w:val="en-US"/>
        </w:rPr>
        <w:t xml:space="preserve"> </w:t>
      </w:r>
      <w:r w:rsidRPr="00FB2D1F">
        <w:rPr>
          <w:b/>
          <w:bCs/>
          <w:sz w:val="24"/>
          <w:szCs w:val="24"/>
          <w:highlight w:val="yellow"/>
          <w:lang w:val="en-US"/>
        </w:rPr>
        <w:t>J. Advanced Research</w:t>
      </w:r>
      <w:r w:rsidR="00E772E8">
        <w:rPr>
          <w:sz w:val="24"/>
          <w:szCs w:val="24"/>
          <w:highlight w:val="yellow"/>
          <w:lang w:val="en-US"/>
        </w:rPr>
        <w:t>, 32:61-</w:t>
      </w:r>
      <w:r w:rsidR="00FB2D1F">
        <w:rPr>
          <w:sz w:val="24"/>
          <w:szCs w:val="24"/>
          <w:highlight w:val="yellow"/>
          <w:lang w:val="en-US"/>
        </w:rPr>
        <w:t>71.</w:t>
      </w:r>
    </w:p>
    <w:sectPr w:rsidR="009111B4" w:rsidRPr="00FB2D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0B5DB6"/>
    <w:multiLevelType w:val="hybridMultilevel"/>
    <w:tmpl w:val="B700EC9E"/>
    <w:lvl w:ilvl="0" w:tplc="527AAD6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AB52DD2"/>
    <w:multiLevelType w:val="multilevel"/>
    <w:tmpl w:val="A12826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AB75918"/>
    <w:multiLevelType w:val="hybridMultilevel"/>
    <w:tmpl w:val="79A42F4A"/>
    <w:lvl w:ilvl="0" w:tplc="D99AA5F0">
      <w:start w:val="1"/>
      <w:numFmt w:val="decimal"/>
      <w:lvlText w:val="%1."/>
      <w:lvlJc w:val="left"/>
      <w:pPr>
        <w:ind w:left="460" w:hanging="360"/>
      </w:pPr>
      <w:rPr>
        <w:rFonts w:ascii="Times New Roman" w:eastAsia="Times New Roman" w:hAnsi="Times New Roman" w:cs="Times New Roman" w:hint="default"/>
        <w:sz w:val="20"/>
        <w:szCs w:val="20"/>
      </w:rPr>
    </w:lvl>
    <w:lvl w:ilvl="1" w:tplc="61FEC120">
      <w:start w:val="1"/>
      <w:numFmt w:val="bullet"/>
      <w:lvlText w:val="•"/>
      <w:lvlJc w:val="left"/>
      <w:pPr>
        <w:ind w:left="1372" w:hanging="360"/>
      </w:pPr>
    </w:lvl>
    <w:lvl w:ilvl="2" w:tplc="6B50385E">
      <w:start w:val="1"/>
      <w:numFmt w:val="bullet"/>
      <w:lvlText w:val="•"/>
      <w:lvlJc w:val="left"/>
      <w:pPr>
        <w:ind w:left="2284" w:hanging="360"/>
      </w:pPr>
    </w:lvl>
    <w:lvl w:ilvl="3" w:tplc="E340C708">
      <w:start w:val="1"/>
      <w:numFmt w:val="bullet"/>
      <w:lvlText w:val="•"/>
      <w:lvlJc w:val="left"/>
      <w:pPr>
        <w:ind w:left="3196" w:hanging="360"/>
      </w:pPr>
    </w:lvl>
    <w:lvl w:ilvl="4" w:tplc="007CF4DC">
      <w:start w:val="1"/>
      <w:numFmt w:val="bullet"/>
      <w:lvlText w:val="•"/>
      <w:lvlJc w:val="left"/>
      <w:pPr>
        <w:ind w:left="4108" w:hanging="360"/>
      </w:pPr>
    </w:lvl>
    <w:lvl w:ilvl="5" w:tplc="3DE88120">
      <w:start w:val="1"/>
      <w:numFmt w:val="bullet"/>
      <w:lvlText w:val="•"/>
      <w:lvlJc w:val="left"/>
      <w:pPr>
        <w:ind w:left="5020" w:hanging="360"/>
      </w:pPr>
    </w:lvl>
    <w:lvl w:ilvl="6" w:tplc="0840C588">
      <w:start w:val="1"/>
      <w:numFmt w:val="bullet"/>
      <w:lvlText w:val="•"/>
      <w:lvlJc w:val="left"/>
      <w:pPr>
        <w:ind w:left="5932" w:hanging="360"/>
      </w:pPr>
    </w:lvl>
    <w:lvl w:ilvl="7" w:tplc="720EFFEA">
      <w:start w:val="1"/>
      <w:numFmt w:val="bullet"/>
      <w:lvlText w:val="•"/>
      <w:lvlJc w:val="left"/>
      <w:pPr>
        <w:ind w:left="6844" w:hanging="360"/>
      </w:pPr>
    </w:lvl>
    <w:lvl w:ilvl="8" w:tplc="66EA84A6">
      <w:start w:val="1"/>
      <w:numFmt w:val="bullet"/>
      <w:lvlText w:val="•"/>
      <w:lvlJc w:val="left"/>
      <w:pPr>
        <w:ind w:left="7756" w:hanging="360"/>
      </w:pPr>
    </w:lvl>
  </w:abstractNum>
  <w:abstractNum w:abstractNumId="3" w15:restartNumberingAfterBreak="0">
    <w:nsid w:val="65454E64"/>
    <w:multiLevelType w:val="multilevel"/>
    <w:tmpl w:val="EF481F5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EA156DE"/>
    <w:multiLevelType w:val="hybridMultilevel"/>
    <w:tmpl w:val="F8B84EF4"/>
    <w:lvl w:ilvl="0" w:tplc="A3766E04">
      <w:start w:val="1"/>
      <w:numFmt w:val="decimal"/>
      <w:lvlText w:val="%1."/>
      <w:lvlJc w:val="left"/>
      <w:pPr>
        <w:ind w:left="479" w:hanging="360"/>
      </w:pPr>
      <w:rPr>
        <w:rFonts w:eastAsiaTheme="minorHAnsi" w:hAnsiTheme="minorHAnsi" w:cstheme="minorBidi" w:hint="default"/>
      </w:rPr>
    </w:lvl>
    <w:lvl w:ilvl="1" w:tplc="04090019" w:tentative="1">
      <w:start w:val="1"/>
      <w:numFmt w:val="lowerLetter"/>
      <w:lvlText w:val="%2."/>
      <w:lvlJc w:val="left"/>
      <w:pPr>
        <w:ind w:left="1199" w:hanging="360"/>
      </w:pPr>
    </w:lvl>
    <w:lvl w:ilvl="2" w:tplc="0409001B" w:tentative="1">
      <w:start w:val="1"/>
      <w:numFmt w:val="lowerRoman"/>
      <w:lvlText w:val="%3."/>
      <w:lvlJc w:val="right"/>
      <w:pPr>
        <w:ind w:left="1919" w:hanging="180"/>
      </w:pPr>
    </w:lvl>
    <w:lvl w:ilvl="3" w:tplc="0409000F" w:tentative="1">
      <w:start w:val="1"/>
      <w:numFmt w:val="decimal"/>
      <w:lvlText w:val="%4."/>
      <w:lvlJc w:val="left"/>
      <w:pPr>
        <w:ind w:left="2639" w:hanging="360"/>
      </w:pPr>
    </w:lvl>
    <w:lvl w:ilvl="4" w:tplc="04090019" w:tentative="1">
      <w:start w:val="1"/>
      <w:numFmt w:val="lowerLetter"/>
      <w:lvlText w:val="%5."/>
      <w:lvlJc w:val="left"/>
      <w:pPr>
        <w:ind w:left="3359" w:hanging="360"/>
      </w:pPr>
    </w:lvl>
    <w:lvl w:ilvl="5" w:tplc="0409001B" w:tentative="1">
      <w:start w:val="1"/>
      <w:numFmt w:val="lowerRoman"/>
      <w:lvlText w:val="%6."/>
      <w:lvlJc w:val="right"/>
      <w:pPr>
        <w:ind w:left="4079" w:hanging="180"/>
      </w:pPr>
    </w:lvl>
    <w:lvl w:ilvl="6" w:tplc="0409000F" w:tentative="1">
      <w:start w:val="1"/>
      <w:numFmt w:val="decimal"/>
      <w:lvlText w:val="%7."/>
      <w:lvlJc w:val="left"/>
      <w:pPr>
        <w:ind w:left="4799" w:hanging="360"/>
      </w:pPr>
    </w:lvl>
    <w:lvl w:ilvl="7" w:tplc="04090019" w:tentative="1">
      <w:start w:val="1"/>
      <w:numFmt w:val="lowerLetter"/>
      <w:lvlText w:val="%8."/>
      <w:lvlJc w:val="left"/>
      <w:pPr>
        <w:ind w:left="5519" w:hanging="360"/>
      </w:pPr>
    </w:lvl>
    <w:lvl w:ilvl="8" w:tplc="0409001B" w:tentative="1">
      <w:start w:val="1"/>
      <w:numFmt w:val="lowerRoman"/>
      <w:lvlText w:val="%9."/>
      <w:lvlJc w:val="right"/>
      <w:pPr>
        <w:ind w:left="6239" w:hanging="180"/>
      </w:pPr>
    </w:lvl>
  </w:abstractNum>
  <w:num w:numId="1">
    <w:abstractNumId w:val="4"/>
  </w:num>
  <w:num w:numId="2">
    <w:abstractNumId w:val="1"/>
  </w:num>
  <w:num w:numId="3">
    <w:abstractNumId w:val="3"/>
  </w:num>
  <w:num w:numId="4">
    <w:abstractNumId w:val="2"/>
    <w:lvlOverride w:ilvl="0">
      <w:startOverride w:val="1"/>
    </w:lvlOverride>
    <w:lvlOverride w:ilvl="1"/>
    <w:lvlOverride w:ilvl="2"/>
    <w:lvlOverride w:ilvl="3"/>
    <w:lvlOverride w:ilvl="4"/>
    <w:lvlOverride w:ilvl="5"/>
    <w:lvlOverride w:ilvl="6"/>
    <w:lvlOverride w:ilvl="7"/>
    <w:lvlOverride w:ilvl="8"/>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781"/>
    <w:rsid w:val="00001C95"/>
    <w:rsid w:val="00004BDA"/>
    <w:rsid w:val="000121CA"/>
    <w:rsid w:val="00022870"/>
    <w:rsid w:val="00023BE4"/>
    <w:rsid w:val="00023CAA"/>
    <w:rsid w:val="00097F81"/>
    <w:rsid w:val="000A11E9"/>
    <w:rsid w:val="000B3C29"/>
    <w:rsid w:val="000C4B5E"/>
    <w:rsid w:val="000D0E20"/>
    <w:rsid w:val="00123B48"/>
    <w:rsid w:val="00131710"/>
    <w:rsid w:val="0013587F"/>
    <w:rsid w:val="0014166A"/>
    <w:rsid w:val="0014403A"/>
    <w:rsid w:val="0015222F"/>
    <w:rsid w:val="00166608"/>
    <w:rsid w:val="00183ACE"/>
    <w:rsid w:val="00185C5D"/>
    <w:rsid w:val="00190B01"/>
    <w:rsid w:val="001A2E5F"/>
    <w:rsid w:val="001A6F44"/>
    <w:rsid w:val="001D771C"/>
    <w:rsid w:val="001F2A1A"/>
    <w:rsid w:val="002325B6"/>
    <w:rsid w:val="00241EB4"/>
    <w:rsid w:val="00243A3D"/>
    <w:rsid w:val="0024532F"/>
    <w:rsid w:val="00277A3D"/>
    <w:rsid w:val="00297437"/>
    <w:rsid w:val="002A3B7E"/>
    <w:rsid w:val="002B6420"/>
    <w:rsid w:val="002D2A23"/>
    <w:rsid w:val="002D5515"/>
    <w:rsid w:val="003116E4"/>
    <w:rsid w:val="00325194"/>
    <w:rsid w:val="00351117"/>
    <w:rsid w:val="00380A8E"/>
    <w:rsid w:val="00395121"/>
    <w:rsid w:val="003A2357"/>
    <w:rsid w:val="003A41B2"/>
    <w:rsid w:val="003B1B0A"/>
    <w:rsid w:val="003C7492"/>
    <w:rsid w:val="003D04CD"/>
    <w:rsid w:val="003D29A4"/>
    <w:rsid w:val="003E3573"/>
    <w:rsid w:val="003F3AD5"/>
    <w:rsid w:val="00407B97"/>
    <w:rsid w:val="00415E81"/>
    <w:rsid w:val="00443383"/>
    <w:rsid w:val="00445944"/>
    <w:rsid w:val="00450BD5"/>
    <w:rsid w:val="0046091C"/>
    <w:rsid w:val="0046731B"/>
    <w:rsid w:val="0048114A"/>
    <w:rsid w:val="00491E61"/>
    <w:rsid w:val="004B07CD"/>
    <w:rsid w:val="004B1452"/>
    <w:rsid w:val="004B1F4E"/>
    <w:rsid w:val="004C76E7"/>
    <w:rsid w:val="004D34CA"/>
    <w:rsid w:val="004D358A"/>
    <w:rsid w:val="004D3CDD"/>
    <w:rsid w:val="004E583E"/>
    <w:rsid w:val="0050290C"/>
    <w:rsid w:val="00504A32"/>
    <w:rsid w:val="00525759"/>
    <w:rsid w:val="005324B9"/>
    <w:rsid w:val="00575A62"/>
    <w:rsid w:val="00584C99"/>
    <w:rsid w:val="00587B3B"/>
    <w:rsid w:val="00594BB6"/>
    <w:rsid w:val="005C3CBB"/>
    <w:rsid w:val="005C613B"/>
    <w:rsid w:val="005D1B45"/>
    <w:rsid w:val="005D281D"/>
    <w:rsid w:val="005D39D1"/>
    <w:rsid w:val="005D4781"/>
    <w:rsid w:val="005E0DEA"/>
    <w:rsid w:val="005E3DEF"/>
    <w:rsid w:val="00611A88"/>
    <w:rsid w:val="00641A7C"/>
    <w:rsid w:val="00667101"/>
    <w:rsid w:val="006725D8"/>
    <w:rsid w:val="006B4831"/>
    <w:rsid w:val="006B5F82"/>
    <w:rsid w:val="006D39E9"/>
    <w:rsid w:val="006D6E5D"/>
    <w:rsid w:val="0070292F"/>
    <w:rsid w:val="007116C2"/>
    <w:rsid w:val="00715D44"/>
    <w:rsid w:val="0072694D"/>
    <w:rsid w:val="007509D3"/>
    <w:rsid w:val="00755BDA"/>
    <w:rsid w:val="00766749"/>
    <w:rsid w:val="007728AE"/>
    <w:rsid w:val="0078470B"/>
    <w:rsid w:val="007A1941"/>
    <w:rsid w:val="007B3540"/>
    <w:rsid w:val="007C1532"/>
    <w:rsid w:val="007C25FD"/>
    <w:rsid w:val="007C37FC"/>
    <w:rsid w:val="007C54B0"/>
    <w:rsid w:val="007F2CA1"/>
    <w:rsid w:val="0081571C"/>
    <w:rsid w:val="00845D13"/>
    <w:rsid w:val="008806F0"/>
    <w:rsid w:val="008A101F"/>
    <w:rsid w:val="008A3412"/>
    <w:rsid w:val="008A3A09"/>
    <w:rsid w:val="008B4555"/>
    <w:rsid w:val="008D0B4F"/>
    <w:rsid w:val="008E495C"/>
    <w:rsid w:val="008F2965"/>
    <w:rsid w:val="008F2B76"/>
    <w:rsid w:val="00906E2A"/>
    <w:rsid w:val="00907C7E"/>
    <w:rsid w:val="009111B4"/>
    <w:rsid w:val="0091788D"/>
    <w:rsid w:val="00922872"/>
    <w:rsid w:val="0092530D"/>
    <w:rsid w:val="00931BA5"/>
    <w:rsid w:val="00945C8C"/>
    <w:rsid w:val="00971CC5"/>
    <w:rsid w:val="0099474B"/>
    <w:rsid w:val="0099540D"/>
    <w:rsid w:val="009B1DC3"/>
    <w:rsid w:val="009F6C06"/>
    <w:rsid w:val="00A168CF"/>
    <w:rsid w:val="00A42B9C"/>
    <w:rsid w:val="00A45B3B"/>
    <w:rsid w:val="00A9601C"/>
    <w:rsid w:val="00AC74CE"/>
    <w:rsid w:val="00AE072D"/>
    <w:rsid w:val="00AE61AB"/>
    <w:rsid w:val="00B23EFC"/>
    <w:rsid w:val="00B33B52"/>
    <w:rsid w:val="00B411A5"/>
    <w:rsid w:val="00B42C1D"/>
    <w:rsid w:val="00B4579F"/>
    <w:rsid w:val="00B67B45"/>
    <w:rsid w:val="00B74D77"/>
    <w:rsid w:val="00B957F2"/>
    <w:rsid w:val="00BA0BF0"/>
    <w:rsid w:val="00BA1310"/>
    <w:rsid w:val="00BC1C9B"/>
    <w:rsid w:val="00BD6B4C"/>
    <w:rsid w:val="00BD73F4"/>
    <w:rsid w:val="00BE17FF"/>
    <w:rsid w:val="00C30834"/>
    <w:rsid w:val="00C37B43"/>
    <w:rsid w:val="00C41FA8"/>
    <w:rsid w:val="00C63404"/>
    <w:rsid w:val="00C71ACA"/>
    <w:rsid w:val="00C832FB"/>
    <w:rsid w:val="00C860FF"/>
    <w:rsid w:val="00C86B8D"/>
    <w:rsid w:val="00CA3A6D"/>
    <w:rsid w:val="00CA4648"/>
    <w:rsid w:val="00CB17EC"/>
    <w:rsid w:val="00CC0FD9"/>
    <w:rsid w:val="00CC14BC"/>
    <w:rsid w:val="00D2453D"/>
    <w:rsid w:val="00D462D7"/>
    <w:rsid w:val="00D61582"/>
    <w:rsid w:val="00D63BDF"/>
    <w:rsid w:val="00D66072"/>
    <w:rsid w:val="00D70FCB"/>
    <w:rsid w:val="00D71029"/>
    <w:rsid w:val="00D76D39"/>
    <w:rsid w:val="00DB3E9C"/>
    <w:rsid w:val="00DC30C0"/>
    <w:rsid w:val="00DC79D9"/>
    <w:rsid w:val="00DD006B"/>
    <w:rsid w:val="00DD00D2"/>
    <w:rsid w:val="00DD2228"/>
    <w:rsid w:val="00DE461E"/>
    <w:rsid w:val="00E155CA"/>
    <w:rsid w:val="00E20ADC"/>
    <w:rsid w:val="00E30C83"/>
    <w:rsid w:val="00E61019"/>
    <w:rsid w:val="00E72B6E"/>
    <w:rsid w:val="00E772E8"/>
    <w:rsid w:val="00E87A40"/>
    <w:rsid w:val="00E90CD3"/>
    <w:rsid w:val="00EA0915"/>
    <w:rsid w:val="00EA4126"/>
    <w:rsid w:val="00ED0638"/>
    <w:rsid w:val="00EF6FBE"/>
    <w:rsid w:val="00F01775"/>
    <w:rsid w:val="00F04E92"/>
    <w:rsid w:val="00F13360"/>
    <w:rsid w:val="00F24114"/>
    <w:rsid w:val="00F254B9"/>
    <w:rsid w:val="00F34B42"/>
    <w:rsid w:val="00F37A1C"/>
    <w:rsid w:val="00F44192"/>
    <w:rsid w:val="00FA34E6"/>
    <w:rsid w:val="00FA4BC2"/>
    <w:rsid w:val="00FB138C"/>
    <w:rsid w:val="00FB2D1F"/>
    <w:rsid w:val="00FB724C"/>
    <w:rsid w:val="00FD1DE8"/>
    <w:rsid w:val="00FD61BE"/>
    <w:rsid w:val="00FE08C6"/>
    <w:rsid w:val="00FE6BCD"/>
    <w:rsid w:val="00FF0051"/>
  </w:rsids>
  <m:mathPr>
    <m:mathFont m:val="Cambria Math"/>
    <m:brkBin m:val="before"/>
    <m:brkBinSub m:val="--"/>
    <m:smallFrac m:val="0"/>
    <m:dispDef/>
    <m:lMargin m:val="0"/>
    <m:rMargin m:val="0"/>
    <m:defJc m:val="centerGroup"/>
    <m:wrapIndent m:val="1440"/>
    <m:intLim m:val="subSup"/>
    <m:naryLim m:val="undOvr"/>
  </m:mathPr>
  <w:themeFontLang w:val="en-IN"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1A26"/>
  <w15:chartTrackingRefBased/>
  <w15:docId w15:val="{AEC1B3B4-0F94-434A-8CEC-A2B51359D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C3CBB"/>
    <w:rPr>
      <w:color w:val="0563C1" w:themeColor="hyperlink"/>
      <w:u w:val="single"/>
    </w:rPr>
  </w:style>
  <w:style w:type="paragraph" w:styleId="ListParagraph">
    <w:name w:val="List Paragraph"/>
    <w:basedOn w:val="Normal"/>
    <w:uiPriority w:val="34"/>
    <w:qFormat/>
    <w:rsid w:val="00297437"/>
    <w:pPr>
      <w:ind w:left="720"/>
      <w:contextualSpacing/>
    </w:pPr>
  </w:style>
  <w:style w:type="paragraph" w:customStyle="1" w:styleId="MDPI21heading1">
    <w:name w:val="MDPI_2.1_heading1"/>
    <w:basedOn w:val="Normal"/>
    <w:qFormat/>
    <w:rsid w:val="00A45B3B"/>
    <w:pPr>
      <w:adjustRightInd w:val="0"/>
      <w:snapToGrid w:val="0"/>
      <w:spacing w:before="240" w:after="120" w:line="260" w:lineRule="atLeast"/>
      <w:outlineLvl w:val="0"/>
    </w:pPr>
    <w:rPr>
      <w:rFonts w:ascii="Palatino Linotype" w:eastAsia="Times New Roman" w:hAnsi="Palatino Linotype"/>
      <w:b/>
      <w:snapToGrid w:val="0"/>
      <w:color w:val="000000"/>
      <w:sz w:val="20"/>
      <w:lang w:val="en-US" w:eastAsia="de-DE" w:bidi="en-US"/>
    </w:rPr>
  </w:style>
  <w:style w:type="table" w:styleId="TableGrid">
    <w:name w:val="Table Grid"/>
    <w:basedOn w:val="TableNormal"/>
    <w:uiPriority w:val="39"/>
    <w:rsid w:val="00945C8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8F2965"/>
    <w:rPr>
      <w:color w:val="605E5C"/>
      <w:shd w:val="clear" w:color="auto" w:fill="E1DFDD"/>
    </w:rPr>
  </w:style>
  <w:style w:type="paragraph" w:customStyle="1" w:styleId="Style1">
    <w:name w:val="Style1"/>
    <w:basedOn w:val="Normal"/>
    <w:link w:val="Style1Char"/>
    <w:autoRedefine/>
    <w:qFormat/>
    <w:rsid w:val="009111B4"/>
    <w:pPr>
      <w:spacing w:after="0" w:line="360" w:lineRule="auto"/>
      <w:jc w:val="both"/>
    </w:pPr>
    <w:rPr>
      <w:rFonts w:eastAsia="Calibri" w:cs="Calibri"/>
      <w:lang w:val="en-US"/>
    </w:rPr>
  </w:style>
  <w:style w:type="character" w:customStyle="1" w:styleId="Style1Char">
    <w:name w:val="Style1 Char"/>
    <w:basedOn w:val="DefaultParagraphFont"/>
    <w:link w:val="Style1"/>
    <w:rsid w:val="009111B4"/>
    <w:rPr>
      <w:rFonts w:eastAsia="Calibri" w:cs="Calibri"/>
      <w:lang w:val="en-US"/>
    </w:rPr>
  </w:style>
  <w:style w:type="paragraph" w:styleId="Revision">
    <w:name w:val="Revision"/>
    <w:hidden/>
    <w:uiPriority w:val="99"/>
    <w:semiHidden/>
    <w:rsid w:val="00DD00D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40051">
      <w:bodyDiv w:val="1"/>
      <w:marLeft w:val="0"/>
      <w:marRight w:val="0"/>
      <w:marTop w:val="0"/>
      <w:marBottom w:val="0"/>
      <w:divBdr>
        <w:top w:val="none" w:sz="0" w:space="0" w:color="auto"/>
        <w:left w:val="none" w:sz="0" w:space="0" w:color="auto"/>
        <w:bottom w:val="none" w:sz="0" w:space="0" w:color="auto"/>
        <w:right w:val="none" w:sz="0" w:space="0" w:color="auto"/>
      </w:divBdr>
    </w:div>
    <w:div w:id="62337889">
      <w:bodyDiv w:val="1"/>
      <w:marLeft w:val="0"/>
      <w:marRight w:val="0"/>
      <w:marTop w:val="0"/>
      <w:marBottom w:val="0"/>
      <w:divBdr>
        <w:top w:val="none" w:sz="0" w:space="0" w:color="auto"/>
        <w:left w:val="none" w:sz="0" w:space="0" w:color="auto"/>
        <w:bottom w:val="none" w:sz="0" w:space="0" w:color="auto"/>
        <w:right w:val="none" w:sz="0" w:space="0" w:color="auto"/>
      </w:divBdr>
    </w:div>
    <w:div w:id="234971045">
      <w:bodyDiv w:val="1"/>
      <w:marLeft w:val="0"/>
      <w:marRight w:val="0"/>
      <w:marTop w:val="0"/>
      <w:marBottom w:val="0"/>
      <w:divBdr>
        <w:top w:val="none" w:sz="0" w:space="0" w:color="auto"/>
        <w:left w:val="none" w:sz="0" w:space="0" w:color="auto"/>
        <w:bottom w:val="none" w:sz="0" w:space="0" w:color="auto"/>
        <w:right w:val="none" w:sz="0" w:space="0" w:color="auto"/>
      </w:divBdr>
    </w:div>
    <w:div w:id="399640407">
      <w:bodyDiv w:val="1"/>
      <w:marLeft w:val="0"/>
      <w:marRight w:val="0"/>
      <w:marTop w:val="0"/>
      <w:marBottom w:val="0"/>
      <w:divBdr>
        <w:top w:val="none" w:sz="0" w:space="0" w:color="auto"/>
        <w:left w:val="none" w:sz="0" w:space="0" w:color="auto"/>
        <w:bottom w:val="none" w:sz="0" w:space="0" w:color="auto"/>
        <w:right w:val="none" w:sz="0" w:space="0" w:color="auto"/>
      </w:divBdr>
    </w:div>
    <w:div w:id="676032810">
      <w:bodyDiv w:val="1"/>
      <w:marLeft w:val="0"/>
      <w:marRight w:val="0"/>
      <w:marTop w:val="0"/>
      <w:marBottom w:val="0"/>
      <w:divBdr>
        <w:top w:val="none" w:sz="0" w:space="0" w:color="auto"/>
        <w:left w:val="none" w:sz="0" w:space="0" w:color="auto"/>
        <w:bottom w:val="none" w:sz="0" w:space="0" w:color="auto"/>
        <w:right w:val="none" w:sz="0" w:space="0" w:color="auto"/>
      </w:divBdr>
    </w:div>
    <w:div w:id="711853609">
      <w:bodyDiv w:val="1"/>
      <w:marLeft w:val="0"/>
      <w:marRight w:val="0"/>
      <w:marTop w:val="0"/>
      <w:marBottom w:val="0"/>
      <w:divBdr>
        <w:top w:val="none" w:sz="0" w:space="0" w:color="auto"/>
        <w:left w:val="none" w:sz="0" w:space="0" w:color="auto"/>
        <w:bottom w:val="none" w:sz="0" w:space="0" w:color="auto"/>
        <w:right w:val="none" w:sz="0" w:space="0" w:color="auto"/>
      </w:divBdr>
    </w:div>
    <w:div w:id="902373076">
      <w:bodyDiv w:val="1"/>
      <w:marLeft w:val="0"/>
      <w:marRight w:val="0"/>
      <w:marTop w:val="0"/>
      <w:marBottom w:val="0"/>
      <w:divBdr>
        <w:top w:val="none" w:sz="0" w:space="0" w:color="auto"/>
        <w:left w:val="none" w:sz="0" w:space="0" w:color="auto"/>
        <w:bottom w:val="none" w:sz="0" w:space="0" w:color="auto"/>
        <w:right w:val="none" w:sz="0" w:space="0" w:color="auto"/>
      </w:divBdr>
    </w:div>
    <w:div w:id="902956398">
      <w:bodyDiv w:val="1"/>
      <w:marLeft w:val="0"/>
      <w:marRight w:val="0"/>
      <w:marTop w:val="0"/>
      <w:marBottom w:val="0"/>
      <w:divBdr>
        <w:top w:val="none" w:sz="0" w:space="0" w:color="auto"/>
        <w:left w:val="none" w:sz="0" w:space="0" w:color="auto"/>
        <w:bottom w:val="none" w:sz="0" w:space="0" w:color="auto"/>
        <w:right w:val="none" w:sz="0" w:space="0" w:color="auto"/>
      </w:divBdr>
    </w:div>
    <w:div w:id="914969613">
      <w:bodyDiv w:val="1"/>
      <w:marLeft w:val="0"/>
      <w:marRight w:val="0"/>
      <w:marTop w:val="0"/>
      <w:marBottom w:val="0"/>
      <w:divBdr>
        <w:top w:val="none" w:sz="0" w:space="0" w:color="auto"/>
        <w:left w:val="none" w:sz="0" w:space="0" w:color="auto"/>
        <w:bottom w:val="none" w:sz="0" w:space="0" w:color="auto"/>
        <w:right w:val="none" w:sz="0" w:space="0" w:color="auto"/>
      </w:divBdr>
    </w:div>
    <w:div w:id="1004671158">
      <w:bodyDiv w:val="1"/>
      <w:marLeft w:val="0"/>
      <w:marRight w:val="0"/>
      <w:marTop w:val="0"/>
      <w:marBottom w:val="0"/>
      <w:divBdr>
        <w:top w:val="none" w:sz="0" w:space="0" w:color="auto"/>
        <w:left w:val="none" w:sz="0" w:space="0" w:color="auto"/>
        <w:bottom w:val="none" w:sz="0" w:space="0" w:color="auto"/>
        <w:right w:val="none" w:sz="0" w:space="0" w:color="auto"/>
      </w:divBdr>
    </w:div>
    <w:div w:id="1378041814">
      <w:bodyDiv w:val="1"/>
      <w:marLeft w:val="0"/>
      <w:marRight w:val="0"/>
      <w:marTop w:val="0"/>
      <w:marBottom w:val="0"/>
      <w:divBdr>
        <w:top w:val="none" w:sz="0" w:space="0" w:color="auto"/>
        <w:left w:val="none" w:sz="0" w:space="0" w:color="auto"/>
        <w:bottom w:val="none" w:sz="0" w:space="0" w:color="auto"/>
        <w:right w:val="none" w:sz="0" w:space="0" w:color="auto"/>
      </w:divBdr>
    </w:div>
    <w:div w:id="139219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7.wmf"/><Relationship Id="rId42" Type="http://schemas.openxmlformats.org/officeDocument/2006/relationships/image" Target="media/image20.wmf"/><Relationship Id="rId63" Type="http://schemas.openxmlformats.org/officeDocument/2006/relationships/oleObject" Target="embeddings/oleObject23.bin"/><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2.bin"/><Relationship Id="rId170" Type="http://schemas.openxmlformats.org/officeDocument/2006/relationships/image" Target="media/image84.JPG"/><Relationship Id="rId107" Type="http://schemas.openxmlformats.org/officeDocument/2006/relationships/oleObject" Target="embeddings/oleObject46.bin"/><Relationship Id="rId11" Type="http://schemas.openxmlformats.org/officeDocument/2006/relationships/image" Target="media/image1.wmf"/><Relationship Id="rId32" Type="http://schemas.openxmlformats.org/officeDocument/2006/relationships/image" Target="media/image15.wmf"/><Relationship Id="rId53" Type="http://schemas.openxmlformats.org/officeDocument/2006/relationships/oleObject" Target="embeddings/oleObject18.bin"/><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67.bin"/><Relationship Id="rId5" Type="http://schemas.openxmlformats.org/officeDocument/2006/relationships/hyperlink" Target="mailto:aashima1408@gmail.com" TargetMode="External"/><Relationship Id="rId95" Type="http://schemas.openxmlformats.org/officeDocument/2006/relationships/oleObject" Target="embeddings/oleObject40.bin"/><Relationship Id="rId160" Type="http://schemas.openxmlformats.org/officeDocument/2006/relationships/image" Target="media/image78.wmf"/><Relationship Id="rId22" Type="http://schemas.openxmlformats.org/officeDocument/2006/relationships/image" Target="media/image8.wmf"/><Relationship Id="rId43" Type="http://schemas.openxmlformats.org/officeDocument/2006/relationships/oleObject" Target="embeddings/oleObject13.bin"/><Relationship Id="rId64" Type="http://schemas.openxmlformats.org/officeDocument/2006/relationships/image" Target="media/image31.wmf"/><Relationship Id="rId118" Type="http://schemas.openxmlformats.org/officeDocument/2006/relationships/image" Target="media/image57.wmf"/><Relationship Id="rId139" Type="http://schemas.openxmlformats.org/officeDocument/2006/relationships/oleObject" Target="embeddings/oleObject62.bin"/><Relationship Id="rId85" Type="http://schemas.openxmlformats.org/officeDocument/2006/relationships/oleObject" Target="embeddings/oleObject35.bin"/><Relationship Id="rId150" Type="http://schemas.openxmlformats.org/officeDocument/2006/relationships/image" Target="media/image73.wmf"/><Relationship Id="rId171" Type="http://schemas.openxmlformats.org/officeDocument/2006/relationships/image" Target="media/image85.png"/><Relationship Id="rId12" Type="http://schemas.openxmlformats.org/officeDocument/2006/relationships/oleObject" Target="embeddings/oleObject1.bin"/><Relationship Id="rId33" Type="http://schemas.openxmlformats.org/officeDocument/2006/relationships/oleObject" Target="embeddings/oleObject8.bin"/><Relationship Id="rId108" Type="http://schemas.openxmlformats.org/officeDocument/2006/relationships/image" Target="media/image52.wmf"/><Relationship Id="rId129" Type="http://schemas.openxmlformats.org/officeDocument/2006/relationships/oleObject" Target="embeddings/oleObject57.bin"/><Relationship Id="rId54" Type="http://schemas.openxmlformats.org/officeDocument/2006/relationships/image" Target="media/image26.wmf"/><Relationship Id="rId75" Type="http://schemas.openxmlformats.org/officeDocument/2006/relationships/oleObject" Target="embeddings/oleObject30.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3.bin"/><Relationship Id="rId1" Type="http://schemas.openxmlformats.org/officeDocument/2006/relationships/numbering" Target="numbering.xml"/><Relationship Id="rId6" Type="http://schemas.openxmlformats.org/officeDocument/2006/relationships/hyperlink" Target="https://orcid.org/0000-0003-0803-1752" TargetMode="External"/><Relationship Id="rId23" Type="http://schemas.openxmlformats.org/officeDocument/2006/relationships/image" Target="media/image9.wmf"/><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image" Target="media/image55.wmf"/><Relationship Id="rId119" Type="http://schemas.openxmlformats.org/officeDocument/2006/relationships/oleObject" Target="embeddings/oleObject52.bin"/><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24.bin"/><Relationship Id="rId81" Type="http://schemas.openxmlformats.org/officeDocument/2006/relationships/oleObject" Target="embeddings/oleObject33.bin"/><Relationship Id="rId86" Type="http://schemas.openxmlformats.org/officeDocument/2006/relationships/image" Target="media/image41.wmf"/><Relationship Id="rId130" Type="http://schemas.openxmlformats.org/officeDocument/2006/relationships/image" Target="media/image63.wmf"/><Relationship Id="rId135" Type="http://schemas.openxmlformats.org/officeDocument/2006/relationships/oleObject" Target="embeddings/oleObject60.bin"/><Relationship Id="rId151" Type="http://schemas.openxmlformats.org/officeDocument/2006/relationships/oleObject" Target="embeddings/oleObject68.bin"/><Relationship Id="rId156" Type="http://schemas.openxmlformats.org/officeDocument/2006/relationships/image" Target="media/image76.wmf"/><Relationship Id="rId172" Type="http://schemas.openxmlformats.org/officeDocument/2006/relationships/image" Target="media/image86.jpg"/><Relationship Id="rId13" Type="http://schemas.openxmlformats.org/officeDocument/2006/relationships/image" Target="media/image2.JPG"/><Relationship Id="rId18" Type="http://schemas.openxmlformats.org/officeDocument/2006/relationships/image" Target="media/image5.wmf"/><Relationship Id="rId39" Type="http://schemas.openxmlformats.org/officeDocument/2006/relationships/oleObject" Target="embeddings/oleObject11.bin"/><Relationship Id="rId109" Type="http://schemas.openxmlformats.org/officeDocument/2006/relationships/oleObject" Target="embeddings/oleObject47.bin"/><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9.bin"/><Relationship Id="rId76" Type="http://schemas.openxmlformats.org/officeDocument/2006/relationships/image" Target="media/image36.wmf"/><Relationship Id="rId97" Type="http://schemas.openxmlformats.org/officeDocument/2006/relationships/oleObject" Target="embeddings/oleObject41.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5.bin"/><Relationship Id="rId141" Type="http://schemas.openxmlformats.org/officeDocument/2006/relationships/oleObject" Target="embeddings/oleObject63.bin"/><Relationship Id="rId146" Type="http://schemas.openxmlformats.org/officeDocument/2006/relationships/image" Target="media/image71.wmf"/><Relationship Id="rId167" Type="http://schemas.openxmlformats.org/officeDocument/2006/relationships/oleObject" Target="embeddings/oleObject76.bin"/><Relationship Id="rId7" Type="http://schemas.openxmlformats.org/officeDocument/2006/relationships/hyperlink" Target="mailto:rashmib@ipu.ac.in" TargetMode="External"/><Relationship Id="rId71" Type="http://schemas.openxmlformats.org/officeDocument/2006/relationships/oleObject" Target="embeddings/oleObject27.bin"/><Relationship Id="rId92" Type="http://schemas.openxmlformats.org/officeDocument/2006/relationships/image" Target="media/image44.wmf"/><Relationship Id="rId162" Type="http://schemas.openxmlformats.org/officeDocument/2006/relationships/image" Target="media/image79.wmf"/><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image" Target="media/image10.wmf"/><Relationship Id="rId40" Type="http://schemas.openxmlformats.org/officeDocument/2006/relationships/image" Target="media/image19.wmf"/><Relationship Id="rId45" Type="http://schemas.openxmlformats.org/officeDocument/2006/relationships/oleObject" Target="embeddings/oleObject14.bin"/><Relationship Id="rId66" Type="http://schemas.openxmlformats.org/officeDocument/2006/relationships/image" Target="media/image32.wmf"/><Relationship Id="rId87" Type="http://schemas.openxmlformats.org/officeDocument/2006/relationships/oleObject" Target="embeddings/oleObject36.bin"/><Relationship Id="rId110" Type="http://schemas.openxmlformats.org/officeDocument/2006/relationships/image" Target="media/image53.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6.wmf"/><Relationship Id="rId157" Type="http://schemas.openxmlformats.org/officeDocument/2006/relationships/oleObject" Target="embeddings/oleObject71.bin"/><Relationship Id="rId61" Type="http://schemas.openxmlformats.org/officeDocument/2006/relationships/oleObject" Target="embeddings/oleObject22.bin"/><Relationship Id="rId82" Type="http://schemas.openxmlformats.org/officeDocument/2006/relationships/image" Target="media/image39.wmf"/><Relationship Id="rId152" Type="http://schemas.openxmlformats.org/officeDocument/2006/relationships/image" Target="media/image74.wmf"/><Relationship Id="rId173" Type="http://schemas.openxmlformats.org/officeDocument/2006/relationships/hyperlink" Target="https://doi.org/10.1016/j.jiph.2021.04.001" TargetMode="External"/><Relationship Id="rId19" Type="http://schemas.openxmlformats.org/officeDocument/2006/relationships/oleObject" Target="embeddings/oleObject4.bin"/><Relationship Id="rId14" Type="http://schemas.openxmlformats.org/officeDocument/2006/relationships/image" Target="media/image3.wmf"/><Relationship Id="rId30" Type="http://schemas.openxmlformats.org/officeDocument/2006/relationships/oleObject" Target="embeddings/oleObject6.bin"/><Relationship Id="rId35" Type="http://schemas.openxmlformats.org/officeDocument/2006/relationships/oleObject" Target="embeddings/oleObject9.bin"/><Relationship Id="rId56" Type="http://schemas.openxmlformats.org/officeDocument/2006/relationships/image" Target="media/image27.wmf"/><Relationship Id="rId77" Type="http://schemas.openxmlformats.org/officeDocument/2006/relationships/oleObject" Target="embeddings/oleObject31.bin"/><Relationship Id="rId100" Type="http://schemas.openxmlformats.org/officeDocument/2006/relationships/image" Target="media/image48.wmf"/><Relationship Id="rId105" Type="http://schemas.openxmlformats.org/officeDocument/2006/relationships/oleObject" Target="embeddings/oleObject45.bin"/><Relationship Id="rId126" Type="http://schemas.openxmlformats.org/officeDocument/2006/relationships/image" Target="media/image61.wmf"/><Relationship Id="rId147" Type="http://schemas.openxmlformats.org/officeDocument/2006/relationships/oleObject" Target="embeddings/oleObject66.bin"/><Relationship Id="rId168" Type="http://schemas.openxmlformats.org/officeDocument/2006/relationships/image" Target="media/image82.JPG"/><Relationship Id="rId8" Type="http://schemas.openxmlformats.org/officeDocument/2006/relationships/hyperlink" Target="mailto:asokan.vasudevan@newinti.edu.my" TargetMode="External"/><Relationship Id="rId51" Type="http://schemas.openxmlformats.org/officeDocument/2006/relationships/oleObject" Target="embeddings/oleObject17.bin"/><Relationship Id="rId72" Type="http://schemas.openxmlformats.org/officeDocument/2006/relationships/oleObject" Target="embeddings/oleObject28.bin"/><Relationship Id="rId93" Type="http://schemas.openxmlformats.org/officeDocument/2006/relationships/oleObject" Target="embeddings/oleObject39.bin"/><Relationship Id="rId98" Type="http://schemas.openxmlformats.org/officeDocument/2006/relationships/image" Target="media/image47.wmf"/><Relationship Id="rId121" Type="http://schemas.openxmlformats.org/officeDocument/2006/relationships/oleObject" Target="embeddings/oleObject53.bin"/><Relationship Id="rId142" Type="http://schemas.openxmlformats.org/officeDocument/2006/relationships/image" Target="media/image69.wmf"/><Relationship Id="rId163" Type="http://schemas.openxmlformats.org/officeDocument/2006/relationships/oleObject" Target="embeddings/oleObject74.bin"/><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oleObject25.bin"/><Relationship Id="rId116" Type="http://schemas.openxmlformats.org/officeDocument/2006/relationships/image" Target="media/image56.wmf"/><Relationship Id="rId137" Type="http://schemas.openxmlformats.org/officeDocument/2006/relationships/oleObject" Target="embeddings/oleObject61.bin"/><Relationship Id="rId158" Type="http://schemas.openxmlformats.org/officeDocument/2006/relationships/image" Target="media/image77.wmf"/><Relationship Id="rId20" Type="http://schemas.openxmlformats.org/officeDocument/2006/relationships/image" Target="media/image6.wmf"/><Relationship Id="rId41" Type="http://schemas.openxmlformats.org/officeDocument/2006/relationships/oleObject" Target="embeddings/oleObject12.bin"/><Relationship Id="rId62" Type="http://schemas.openxmlformats.org/officeDocument/2006/relationships/image" Target="media/image30.wmf"/><Relationship Id="rId83" Type="http://schemas.openxmlformats.org/officeDocument/2006/relationships/oleObject" Target="embeddings/oleObject34.bin"/><Relationship Id="rId88" Type="http://schemas.openxmlformats.org/officeDocument/2006/relationships/image" Target="media/image42.wmf"/><Relationship Id="rId111" Type="http://schemas.openxmlformats.org/officeDocument/2006/relationships/oleObject" Target="embeddings/oleObject48.bin"/><Relationship Id="rId132" Type="http://schemas.openxmlformats.org/officeDocument/2006/relationships/image" Target="media/image64.wmf"/><Relationship Id="rId153" Type="http://schemas.openxmlformats.org/officeDocument/2006/relationships/oleObject" Target="embeddings/oleObject69.bin"/><Relationship Id="rId174" Type="http://schemas.openxmlformats.org/officeDocument/2006/relationships/fontTable" Target="fontTable.xml"/><Relationship Id="rId15" Type="http://schemas.openxmlformats.org/officeDocument/2006/relationships/oleObject" Target="embeddings/oleObject2.bin"/><Relationship Id="rId36" Type="http://schemas.openxmlformats.org/officeDocument/2006/relationships/image" Target="media/image17.wmf"/><Relationship Id="rId57" Type="http://schemas.openxmlformats.org/officeDocument/2006/relationships/oleObject" Target="embeddings/oleObject20.bin"/><Relationship Id="rId106" Type="http://schemas.openxmlformats.org/officeDocument/2006/relationships/image" Target="media/image51.wmf"/><Relationship Id="rId127" Type="http://schemas.openxmlformats.org/officeDocument/2006/relationships/oleObject" Target="embeddings/oleObject56.bin"/><Relationship Id="rId10" Type="http://schemas.openxmlformats.org/officeDocument/2006/relationships/hyperlink" Target="mailto:i24025706@student.newinti.edu.my" TargetMode="External"/><Relationship Id="rId31" Type="http://schemas.openxmlformats.org/officeDocument/2006/relationships/oleObject" Target="embeddings/oleObject7.bin"/><Relationship Id="rId52" Type="http://schemas.openxmlformats.org/officeDocument/2006/relationships/image" Target="media/image25.wmf"/><Relationship Id="rId73" Type="http://schemas.openxmlformats.org/officeDocument/2006/relationships/oleObject" Target="embeddings/oleObject29.bin"/><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9.wmf"/><Relationship Id="rId143" Type="http://schemas.openxmlformats.org/officeDocument/2006/relationships/oleObject" Target="embeddings/oleObject64.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image" Target="media/image83.JPG"/><Relationship Id="rId4" Type="http://schemas.openxmlformats.org/officeDocument/2006/relationships/webSettings" Target="webSettings.xml"/><Relationship Id="rId9" Type="http://schemas.openxmlformats.org/officeDocument/2006/relationships/hyperlink" Target="https://orcid.org/0000-0002-9866-4045" TargetMode="External"/><Relationship Id="rId26" Type="http://schemas.openxmlformats.org/officeDocument/2006/relationships/image" Target="media/image12.wmf"/><Relationship Id="rId47" Type="http://schemas.openxmlformats.org/officeDocument/2006/relationships/oleObject" Target="embeddings/oleObject15.bin"/><Relationship Id="rId68" Type="http://schemas.openxmlformats.org/officeDocument/2006/relationships/image" Target="media/image33.wmf"/><Relationship Id="rId89" Type="http://schemas.openxmlformats.org/officeDocument/2006/relationships/oleObject" Target="embeddings/oleObject37.bin"/><Relationship Id="rId112" Type="http://schemas.openxmlformats.org/officeDocument/2006/relationships/image" Target="media/image54.wmf"/><Relationship Id="rId133" Type="http://schemas.openxmlformats.org/officeDocument/2006/relationships/oleObject" Target="embeddings/oleObject59.bin"/><Relationship Id="rId154" Type="http://schemas.openxmlformats.org/officeDocument/2006/relationships/image" Target="media/image75.wmf"/><Relationship Id="rId175" Type="http://schemas.openxmlformats.org/officeDocument/2006/relationships/theme" Target="theme/theme1.xml"/><Relationship Id="rId16" Type="http://schemas.openxmlformats.org/officeDocument/2006/relationships/image" Target="media/image4.wmf"/><Relationship Id="rId37" Type="http://schemas.openxmlformats.org/officeDocument/2006/relationships/oleObject" Target="embeddings/oleObject10.bin"/><Relationship Id="rId58" Type="http://schemas.openxmlformats.org/officeDocument/2006/relationships/image" Target="media/image28.wmf"/><Relationship Id="rId79" Type="http://schemas.openxmlformats.org/officeDocument/2006/relationships/oleObject" Target="embeddings/oleObject32.bin"/><Relationship Id="rId102" Type="http://schemas.openxmlformats.org/officeDocument/2006/relationships/image" Target="media/image49.wmf"/><Relationship Id="rId123" Type="http://schemas.openxmlformats.org/officeDocument/2006/relationships/oleObject" Target="embeddings/oleObject54.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5.bin"/><Relationship Id="rId27" Type="http://schemas.openxmlformats.org/officeDocument/2006/relationships/image" Target="media/image13.wmf"/><Relationship Id="rId48" Type="http://schemas.openxmlformats.org/officeDocument/2006/relationships/image" Target="media/image23.wmf"/><Relationship Id="rId69" Type="http://schemas.openxmlformats.org/officeDocument/2006/relationships/oleObject" Target="embeddings/oleObject26.bin"/><Relationship Id="rId113" Type="http://schemas.openxmlformats.org/officeDocument/2006/relationships/oleObject" Target="embeddings/oleObject49.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0.bin"/><Relationship Id="rId17" Type="http://schemas.openxmlformats.org/officeDocument/2006/relationships/oleObject" Target="embeddings/oleObject3.bin"/><Relationship Id="rId38" Type="http://schemas.openxmlformats.org/officeDocument/2006/relationships/image" Target="media/image18.wmf"/><Relationship Id="rId59" Type="http://schemas.openxmlformats.org/officeDocument/2006/relationships/oleObject" Target="embeddings/oleObject21.bin"/><Relationship Id="rId103" Type="http://schemas.openxmlformats.org/officeDocument/2006/relationships/oleObject" Target="embeddings/oleObject44.bin"/><Relationship Id="rId124" Type="http://schemas.openxmlformats.org/officeDocument/2006/relationships/image" Target="media/image60.wmf"/><Relationship Id="rId70" Type="http://schemas.openxmlformats.org/officeDocument/2006/relationships/image" Target="media/image34.wmf"/><Relationship Id="rId91" Type="http://schemas.openxmlformats.org/officeDocument/2006/relationships/oleObject" Target="embeddings/oleObject38.bin"/><Relationship Id="rId145" Type="http://schemas.openxmlformats.org/officeDocument/2006/relationships/oleObject" Target="embeddings/oleObject65.bin"/><Relationship Id="rId166" Type="http://schemas.openxmlformats.org/officeDocument/2006/relationships/image" Target="media/image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23</Pages>
  <Words>6790</Words>
  <Characters>38705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shima bang</dc:creator>
  <cp:keywords/>
  <dc:description/>
  <cp:lastModifiedBy>hp</cp:lastModifiedBy>
  <cp:revision>31</cp:revision>
  <dcterms:created xsi:type="dcterms:W3CDTF">2026-06-09T13:56:00Z</dcterms:created>
  <dcterms:modified xsi:type="dcterms:W3CDTF">2026-07-10T07:23:00Z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9a54cc66-11f6-457f-b7c7-93feed915134</vt:lpwstr>
  </property>
</Properties>
</file>